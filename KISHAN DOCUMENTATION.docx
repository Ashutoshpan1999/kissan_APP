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12.xml"/>
  <Override ContentType="application/vnd.openxmlformats-officedocument.wordprocessingml.footer+xml" PartName="/word/footer2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5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2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7089140" cy="10221595"/>
            <wp:effectExtent b="0" l="0" r="0" t="0"/>
            <wp:docPr descr="Text&#10;&#10;Description automatically generated" id="111052" name="image33.jp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9140" cy="10221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6797041" cy="10055970"/>
            <wp:effectExtent b="0" l="0" r="0" t="0"/>
            <wp:docPr descr="Text&#10;&#10;Description automatically generated" id="111054" name="image27.jp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7041" cy="10055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5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right="3548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INDEX for Project Documentation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ind w:left="288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10445.0" w:type="dxa"/>
        <w:jc w:val="left"/>
        <w:tblInd w:w="307.0" w:type="dxa"/>
        <w:tblLayout w:type="fixed"/>
        <w:tblLook w:val="0400"/>
      </w:tblPr>
      <w:tblGrid>
        <w:gridCol w:w="1205"/>
        <w:gridCol w:w="737"/>
        <w:gridCol w:w="7123"/>
        <w:gridCol w:w="1380"/>
        <w:tblGridChange w:id="0">
          <w:tblGrid>
            <w:gridCol w:w="1205"/>
            <w:gridCol w:w="737"/>
            <w:gridCol w:w="7123"/>
            <w:gridCol w:w="1380"/>
          </w:tblGrid>
        </w:tblGridChange>
      </w:tblGrid>
      <w:tr>
        <w:trPr>
          <w:trHeight w:val="34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spacing w:after="0" w:line="240" w:lineRule="auto"/>
              <w:ind w:left="7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SR.NO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spacing w:after="0" w:line="240" w:lineRule="auto"/>
              <w:ind w:right="46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CONTENTS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spacing w:after="0" w:line="240" w:lineRule="auto"/>
              <w:ind w:left="5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Page. No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6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Introduction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spacing w:after="0" w:line="240" w:lineRule="auto"/>
              <w:ind w:right="5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6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spacing w:after="0" w:line="240" w:lineRule="auto"/>
              <w:ind w:right="97"/>
              <w:jc w:val="right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4"/>
                <w:szCs w:val="24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Project Profile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spacing w:after="0" w:line="240" w:lineRule="auto"/>
              <w:ind w:left="10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System Introduction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spacing w:after="0" w:line="240" w:lineRule="auto"/>
              <w:ind w:right="5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6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spacing w:after="0" w:line="240" w:lineRule="auto"/>
              <w:ind w:right="97"/>
              <w:jc w:val="right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4"/>
                <w:szCs w:val="24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  Definition, Objective and scope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spacing w:after="0" w:line="240" w:lineRule="auto"/>
              <w:ind w:left="10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spacing w:after="0" w:line="240" w:lineRule="auto"/>
              <w:ind w:right="97"/>
              <w:jc w:val="right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4"/>
                <w:szCs w:val="24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Hardware &amp; Software Requirements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spacing w:after="0" w:line="240" w:lineRule="auto"/>
              <w:ind w:left="10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6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Requirement Analysis &amp; Modelling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spacing w:after="0" w:line="240" w:lineRule="auto"/>
              <w:ind w:right="5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6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spacing w:after="0" w:line="240" w:lineRule="auto"/>
              <w:ind w:right="97"/>
              <w:jc w:val="right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4"/>
                <w:szCs w:val="24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working of system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spacing w:after="0" w:line="240" w:lineRule="auto"/>
              <w:ind w:left="10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9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spacing w:after="0" w:line="240" w:lineRule="auto"/>
              <w:ind w:right="97"/>
              <w:jc w:val="right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4"/>
                <w:szCs w:val="24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Flow Diagrams (DFD)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spacing w:after="0" w:line="240" w:lineRule="auto"/>
              <w:ind w:left="10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6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spacing w:after="0" w:line="240" w:lineRule="auto"/>
              <w:ind w:right="97"/>
              <w:jc w:val="right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4"/>
                <w:szCs w:val="24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Process Specification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spacing w:after="0" w:line="240" w:lineRule="auto"/>
              <w:ind w:left="10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8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spacing w:after="0" w:line="240" w:lineRule="auto"/>
              <w:ind w:right="97"/>
              <w:jc w:val="right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4"/>
                <w:szCs w:val="24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Dictionary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spacing w:after="0" w:line="240" w:lineRule="auto"/>
              <w:ind w:left="10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6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Design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spacing w:after="0" w:line="240" w:lineRule="auto"/>
              <w:ind w:right="5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8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spacing w:after="0" w:line="240" w:lineRule="auto"/>
              <w:ind w:right="97"/>
              <w:jc w:val="right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4"/>
                <w:szCs w:val="24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 Diagram &amp; Database Design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spacing w:after="0" w:line="240" w:lineRule="auto"/>
              <w:ind w:left="10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6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spacing w:after="0" w:line="240" w:lineRule="auto"/>
              <w:ind w:right="97"/>
              <w:jc w:val="right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4"/>
                <w:szCs w:val="24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 Flowchart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spacing w:after="0" w:line="240" w:lineRule="auto"/>
              <w:ind w:left="10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6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spacing w:after="0" w:line="240" w:lineRule="auto"/>
              <w:ind w:right="97"/>
              <w:jc w:val="right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4"/>
                <w:szCs w:val="24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Form &amp; Report Designs (Screenshots) Layouts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spacing w:after="0" w:line="240" w:lineRule="auto"/>
              <w:ind w:left="10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Coding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spacing w:after="0" w:line="240" w:lineRule="auto"/>
              <w:ind w:right="5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6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spacing w:after="0" w:line="240" w:lineRule="auto"/>
              <w:ind w:right="78"/>
              <w:jc w:val="right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8"/>
                <w:szCs w:val="28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Coding Approach/style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spacing w:after="0" w:line="240" w:lineRule="auto"/>
              <w:ind w:left="10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9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spacing w:after="0" w:line="240" w:lineRule="auto"/>
              <w:ind w:right="78"/>
              <w:jc w:val="right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8"/>
                <w:szCs w:val="28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Code Snippets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spacing w:after="0" w:line="240" w:lineRule="auto"/>
              <w:ind w:left="10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6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Testing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spacing w:after="0" w:line="240" w:lineRule="auto"/>
              <w:ind w:right="5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6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spacing w:after="0" w:line="240" w:lineRule="auto"/>
              <w:ind w:right="97"/>
              <w:jc w:val="right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4"/>
                <w:szCs w:val="24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Testing Data Inputs ( Data Validations)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spacing w:after="0" w:line="240" w:lineRule="auto"/>
              <w:ind w:left="10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54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ind w:right="97"/>
              <w:jc w:val="right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4"/>
                <w:szCs w:val="24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Testing Operations (Actions on each screen)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spacing w:after="0" w:line="240" w:lineRule="auto"/>
              <w:ind w:left="10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7.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Project deployment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spacing w:after="0" w:line="240" w:lineRule="auto"/>
              <w:ind w:right="5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8.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New Tools/ Technologies learned/used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spacing w:after="0" w:line="240" w:lineRule="auto"/>
              <w:ind w:right="5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9.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System Limitations/Restrictions and Dependencies/Constraints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spacing w:after="0" w:line="240" w:lineRule="auto"/>
              <w:ind w:right="5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33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10.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Future Enhancement &amp; Opportunities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spacing w:after="0" w:line="240" w:lineRule="auto"/>
              <w:ind w:right="5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34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11.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Bibliography &amp; References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spacing w:after="0" w:line="240" w:lineRule="auto"/>
              <w:ind w:right="5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35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ind w:left="134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                                                                                                  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ind w:left="-175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7150100" cy="676910"/>
                <wp:effectExtent b="0" l="0" r="0" t="0"/>
                <wp:docPr id="11102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70696" y="3441291"/>
                          <a:ext cx="7150100" cy="676910"/>
                          <a:chOff x="1770696" y="3441291"/>
                          <a:chExt cx="7150608" cy="677418"/>
                        </a:xfrm>
                      </wpg:grpSpPr>
                      <wpg:grpSp>
                        <wpg:cNvGrpSpPr/>
                        <wpg:grpSpPr>
                          <a:xfrm>
                            <a:off x="1770696" y="3441291"/>
                            <a:ext cx="7150608" cy="677418"/>
                            <a:chOff x="0" y="0"/>
                            <a:chExt cx="7150608" cy="677418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7150600" cy="677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92964" y="0"/>
                              <a:ext cx="7057644" cy="18288"/>
                            </a:xfrm>
                            <a:custGeom>
                              <a:rect b="b" l="l" r="r" t="t"/>
                              <a:pathLst>
                                <a:path extrusionOk="0" h="18288" w="7057644">
                                  <a:moveTo>
                                    <a:pt x="0" y="0"/>
                                  </a:moveTo>
                                  <a:lnTo>
                                    <a:pt x="7057644" y="0"/>
                                  </a:lnTo>
                                  <a:lnTo>
                                    <a:pt x="7057644" y="18288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62242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111252" y="25756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111252" y="201016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327660"/>
                              <a:ext cx="288811" cy="3497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5" name="Shape 15"/>
                          <wps:spPr>
                            <a:xfrm>
                              <a:off x="111252" y="396342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7150100" cy="676910"/>
                <wp:effectExtent b="0" l="0" r="0" t="0"/>
                <wp:docPr id="11102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50100" cy="67691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spacing w:after="0" w:lineRule="auto"/>
        <w:ind w:left="-5" w:right="0" w:firstLine="0"/>
        <w:jc w:val="left"/>
        <w:rPr>
          <w:b w:val="1"/>
          <w:color w:val="c00000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numPr>
          <w:ilvl w:val="0"/>
          <w:numId w:val="11"/>
        </w:numPr>
        <w:spacing w:after="0" w:lineRule="auto"/>
        <w:ind w:left="345" w:right="0" w:hanging="360"/>
        <w:jc w:val="left"/>
        <w:rPr>
          <w:b w:val="1"/>
          <w:color w:val="c00000"/>
          <w:sz w:val="36"/>
          <w:szCs w:val="36"/>
        </w:rPr>
      </w:pPr>
      <w:r w:rsidDel="00000000" w:rsidR="00000000" w:rsidRPr="00000000">
        <w:rPr>
          <w:b w:val="1"/>
          <w:color w:val="c00000"/>
          <w:sz w:val="36"/>
          <w:szCs w:val="36"/>
          <w:u w:val="single"/>
          <w:rtl w:val="0"/>
        </w:rPr>
        <w:t xml:space="preserve">Introduction</w:t>
      </w:r>
      <w:r w:rsidDel="00000000" w:rsidR="00000000" w:rsidRPr="00000000">
        <w:rPr>
          <w:b w:val="1"/>
          <w:color w:val="c00000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PROJECT PROFILE:-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</w:t>
      </w:r>
      <w:r w:rsidDel="00000000" w:rsidR="00000000" w:rsidRPr="00000000">
        <w:rPr>
          <w:rtl w:val="0"/>
        </w:rPr>
      </w:r>
    </w:p>
    <w:tbl>
      <w:tblPr>
        <w:tblStyle w:val="Table2"/>
        <w:tblW w:w="9974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87"/>
        <w:gridCol w:w="4987"/>
        <w:tblGridChange w:id="0">
          <w:tblGrid>
            <w:gridCol w:w="4987"/>
            <w:gridCol w:w="4987"/>
          </w:tblGrid>
        </w:tblGridChange>
      </w:tblGrid>
      <w:tr>
        <w:trPr>
          <w:trHeight w:val="1158" w:hRule="atLeast"/>
        </w:trPr>
        <w:tc>
          <w:tcPr/>
          <w:p w:rsidR="00000000" w:rsidDel="00000000" w:rsidP="00000000" w:rsidRDefault="00000000" w:rsidRPr="00000000" w14:paraId="0000007B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</w:t>
            </w:r>
            <w:r w:rsidDel="00000000" w:rsidR="00000000" w:rsidRPr="00000000">
              <w:rPr>
                <w:rtl w:val="0"/>
              </w:rPr>
              <w:t xml:space="preserve">TITLE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:-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AGRICULTURE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PRODUCT </w:t>
            </w:r>
            <w:r w:rsidDel="00000000" w:rsidR="00000000" w:rsidRPr="00000000">
              <w:rPr>
                <w:rtl w:val="0"/>
              </w:rPr>
              <w:t xml:space="preserve">BUYING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&amp; SELLING</w:t>
            </w:r>
          </w:p>
        </w:tc>
      </w:tr>
      <w:tr>
        <w:trPr>
          <w:trHeight w:val="975" w:hRule="atLeast"/>
        </w:trPr>
        <w:tc>
          <w:tcPr/>
          <w:p w:rsidR="00000000" w:rsidDel="00000000" w:rsidP="00000000" w:rsidRDefault="00000000" w:rsidRPr="00000000" w14:paraId="0000007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ORGANIZATION:-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SHREE RAMKRISHNA INSTITUTE OF COMP EDUCATION </w:t>
            </w:r>
            <w:r w:rsidDel="00000000" w:rsidR="00000000" w:rsidRPr="00000000">
              <w:rPr>
                <w:rtl w:val="0"/>
              </w:rPr>
              <w:t xml:space="preserve">&amp; SCIENCE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71" w:hRule="atLeast"/>
        </w:trPr>
        <w:tc>
          <w:tcPr/>
          <w:p w:rsidR="00000000" w:rsidDel="00000000" w:rsidP="00000000" w:rsidRDefault="00000000" w:rsidRPr="00000000" w14:paraId="0000007F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DEVELOPED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BY:-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PIYUSH SHARMA AND SATYAM SINGH</w:t>
            </w:r>
          </w:p>
        </w:tc>
      </w:tr>
      <w:tr>
        <w:trPr>
          <w:trHeight w:val="971" w:hRule="atLeast"/>
        </w:trPr>
        <w:tc>
          <w:tcPr/>
          <w:p w:rsidR="00000000" w:rsidDel="00000000" w:rsidP="00000000" w:rsidRDefault="00000000" w:rsidRPr="00000000" w14:paraId="0000008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GUIDED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BY:-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MRS.SHWETA BHATIA</w:t>
            </w:r>
          </w:p>
        </w:tc>
      </w:tr>
      <w:tr>
        <w:trPr>
          <w:trHeight w:val="971" w:hRule="atLeast"/>
        </w:trPr>
        <w:tc>
          <w:tcPr/>
          <w:p w:rsidR="00000000" w:rsidDel="00000000" w:rsidP="00000000" w:rsidRDefault="00000000" w:rsidRPr="00000000" w14:paraId="00000083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OPERATING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SYSTEM(SERVER):-</w:t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WINDOWS (XP,7,8,10)</w:t>
            </w:r>
          </w:p>
        </w:tc>
      </w:tr>
      <w:tr>
        <w:trPr>
          <w:trHeight w:val="921" w:hRule="atLeast"/>
        </w:trPr>
        <w:tc>
          <w:tcPr/>
          <w:p w:rsidR="00000000" w:rsidDel="00000000" w:rsidP="00000000" w:rsidRDefault="00000000" w:rsidRPr="00000000" w14:paraId="0000008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BACK END:-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MY SQL</w:t>
            </w:r>
          </w:p>
        </w:tc>
      </w:tr>
      <w:tr>
        <w:trPr>
          <w:trHeight w:val="971" w:hRule="atLeast"/>
        </w:trPr>
        <w:tc>
          <w:tcPr/>
          <w:p w:rsidR="00000000" w:rsidDel="00000000" w:rsidP="00000000" w:rsidRDefault="00000000" w:rsidRPr="00000000" w14:paraId="00000087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FRONT END:-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XAMPP</w:t>
            </w:r>
          </w:p>
        </w:tc>
      </w:tr>
      <w:tr>
        <w:trPr>
          <w:trHeight w:val="971" w:hRule="atLeast"/>
        </w:trPr>
        <w:tc>
          <w:tcPr/>
          <w:p w:rsidR="00000000" w:rsidDel="00000000" w:rsidP="00000000" w:rsidRDefault="00000000" w:rsidRPr="00000000" w14:paraId="00000089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DURATION:-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MONTHS</w:t>
            </w:r>
          </w:p>
        </w:tc>
      </w:tr>
      <w:tr>
        <w:trPr>
          <w:trHeight w:val="1101" w:hRule="atLeast"/>
        </w:trPr>
        <w:tc>
          <w:tcPr/>
          <w:p w:rsidR="00000000" w:rsidDel="00000000" w:rsidP="00000000" w:rsidRDefault="00000000" w:rsidRPr="00000000" w14:paraId="0000008B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INSTRUMENT TOOLS:-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XAMPP</w:t>
            </w:r>
          </w:p>
        </w:tc>
      </w:tr>
    </w:tbl>
    <w:p w:rsidR="00000000" w:rsidDel="00000000" w:rsidP="00000000" w:rsidRDefault="00000000" w:rsidRPr="00000000" w14:paraId="0000008D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72" w:lineRule="auto"/>
        <w:ind w:left="-221" w:firstLine="0"/>
        <w:rPr/>
      </w:pPr>
      <w:r w:rsidDel="00000000" w:rsidR="00000000" w:rsidRPr="00000000">
        <w:rPr/>
        <w:drawing>
          <wp:inline distB="0" distT="0" distL="0" distR="0">
            <wp:extent cx="393967" cy="485407"/>
            <wp:effectExtent b="0" l="0" r="0" t="0"/>
            <wp:docPr id="11105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967" cy="485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/>
        <w:sectPr>
          <w:headerReference r:id="rId12" w:type="default"/>
          <w:headerReference r:id="rId13" w:type="first"/>
          <w:headerReference r:id="rId14" w:type="even"/>
          <w:footerReference r:id="rId15" w:type="default"/>
          <w:footerReference r:id="rId16" w:type="first"/>
          <w:footerReference r:id="rId17" w:type="even"/>
          <w:pgSz w:h="16838" w:w="11906" w:orient="portrait"/>
          <w:pgMar w:bottom="339" w:top="402" w:left="708" w:right="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spacing w:after="0" w:lineRule="auto"/>
        <w:ind w:left="-5" w:right="0" w:firstLine="0"/>
        <w:jc w:val="left"/>
        <w:rPr/>
      </w:pPr>
      <w:r w:rsidDel="00000000" w:rsidR="00000000" w:rsidRPr="00000000">
        <w:rPr>
          <w:b w:val="1"/>
          <w:color w:val="c00000"/>
          <w:sz w:val="36"/>
          <w:szCs w:val="36"/>
          <w:u w:val="single"/>
          <w:rtl w:val="0"/>
        </w:rPr>
        <w:t xml:space="preserve">2. System Introduction</w:t>
      </w:r>
      <w:r w:rsidDel="00000000" w:rsidR="00000000" w:rsidRPr="00000000">
        <w:rPr>
          <w:b w:val="1"/>
          <w:color w:val="c00000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5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System Definition:-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definition is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designed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AGRICULTURE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PRODUCT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BUYING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&amp; SELLING  allow us to BUY &amp; SELL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online.</w:t>
      </w:r>
    </w:p>
    <w:p w:rsidR="00000000" w:rsidDel="00000000" w:rsidP="00000000" w:rsidRDefault="00000000" w:rsidRPr="00000000" w14:paraId="00000097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i w:val="1"/>
          <w:color w:val="4472c4"/>
          <w:sz w:val="32"/>
          <w:szCs w:val="32"/>
          <w:rtl w:val="0"/>
        </w:rPr>
        <w:t xml:space="preserve">MODULE</w:t>
      </w:r>
      <w:r w:rsidDel="00000000" w:rsidR="00000000" w:rsidRPr="00000000">
        <w:rPr>
          <w:rtl w:val="0"/>
        </w:rPr>
        <w:t xml:space="preserve">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ADMIN SIDE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LOGIN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REGISTRATION 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MANAGE SELLER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VIEW PRODUCTS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REPORTS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MANAGE BILLS 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LOGOUT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SELLER SIDE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REGISTER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LOGIN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DASHBOARD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PRODUCTS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VIEW PRODUCTS 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VIEW BOOKED ORDERS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BILLING CREATE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REPORT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 SIDE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REGISTER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LOGIN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BUY PRODUCTS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VIEW PURCHASED ORDERS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VIEW/ DOWNLOAD BILLS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numPr>
          <w:ilvl w:val="7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8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MY ACCOUNT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numPr>
          <w:ilvl w:val="8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24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MY PROFILE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numPr>
          <w:ilvl w:val="8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24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MY ORDERS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numPr>
          <w:ilvl w:val="8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24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CHANGE PASSWORD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numPr>
          <w:ilvl w:val="8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24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LOGOUT</w:t>
      </w:r>
    </w:p>
    <w:p w:rsidR="00000000" w:rsidDel="00000000" w:rsidP="00000000" w:rsidRDefault="00000000" w:rsidRPr="00000000" w14:paraId="000000B4">
      <w:pPr>
        <w:pStyle w:val="Heading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SYSTEM SCOPE:-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scope of this system is that it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manages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reminding functionalities of farm products.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AGRICULTURE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PRODUCT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BUYING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&amp; SELLING" is a agriculture website that provides a facility to reduce the paperwork. It is also use for do the proper treatment of patient and give them proper and satisfied facilities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 will be able to manage work after secured login. All the activities are handled by one Admin Only. Admin will be able to maintain manage seller and many more,</w:t>
      </w:r>
    </w:p>
    <w:p w:rsidR="00000000" w:rsidDel="00000000" w:rsidP="00000000" w:rsidRDefault="00000000" w:rsidRPr="00000000" w14:paraId="000000C1">
      <w:pPr>
        <w:pStyle w:val="Heading1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HARDWARE REQUIREMENT:-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840.000000000002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78"/>
        <w:gridCol w:w="3281"/>
        <w:gridCol w:w="3281"/>
        <w:tblGridChange w:id="0">
          <w:tblGrid>
            <w:gridCol w:w="3278"/>
            <w:gridCol w:w="3281"/>
            <w:gridCol w:w="3281"/>
          </w:tblGrid>
        </w:tblGridChange>
      </w:tblGrid>
      <w:tr>
        <w:trPr>
          <w:trHeight w:val="1051" w:hRule="atLeast"/>
        </w:trPr>
        <w:tc>
          <w:tcPr/>
          <w:p w:rsidR="00000000" w:rsidDel="00000000" w:rsidP="00000000" w:rsidRDefault="00000000" w:rsidRPr="00000000" w14:paraId="000000C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WINDOWS:-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MINIMUM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REQUIREMENT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RECOMMENDED</w:t>
            </w:r>
          </w:p>
        </w:tc>
      </w:tr>
      <w:tr>
        <w:trPr>
          <w:trHeight w:val="1103" w:hRule="atLeast"/>
        </w:trPr>
        <w:tc>
          <w:tcPr/>
          <w:p w:rsidR="00000000" w:rsidDel="00000000" w:rsidP="00000000" w:rsidRDefault="00000000" w:rsidRPr="00000000" w14:paraId="000000C8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OPERATING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SYSTEM:-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WINDOWS(XP,7,8,10)</w:t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WINDOWS</w:t>
            </w:r>
          </w:p>
        </w:tc>
      </w:tr>
      <w:tr>
        <w:trPr>
          <w:trHeight w:val="1110" w:hRule="atLeast"/>
        </w:trPr>
        <w:tc>
          <w:tcPr/>
          <w:p w:rsidR="00000000" w:rsidDel="00000000" w:rsidP="00000000" w:rsidRDefault="00000000" w:rsidRPr="00000000" w14:paraId="000000CB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COMPUTER MEMORY:-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50MB OR MORE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1GB OR MORE</w:t>
            </w:r>
          </w:p>
          <w:p w:rsidR="00000000" w:rsidDel="00000000" w:rsidP="00000000" w:rsidRDefault="00000000" w:rsidRPr="00000000" w14:paraId="000000C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pStyle w:val="Heading1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SOFTWARE REQUIREMENT:-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FRONT END TOOL:-XAMPP(APACHE)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 END TOOL:-MY SQL</w:t>
      </w:r>
    </w:p>
    <w:p w:rsidR="00000000" w:rsidDel="00000000" w:rsidP="00000000" w:rsidRDefault="00000000" w:rsidRPr="00000000" w14:paraId="000000D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color="4472c4" w:space="4" w:sz="4" w:val="single"/>
          <w:right w:space="0" w:sz="0" w:val="nil"/>
          <w:between w:space="0" w:sz="0" w:val="nil"/>
        </w:pBdr>
        <w:shd w:fill="auto" w:val="clear"/>
        <w:spacing w:after="280" w:before="200" w:line="276" w:lineRule="auto"/>
        <w:ind w:left="936" w:right="936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72c4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472c4"/>
          <w:sz w:val="36"/>
          <w:szCs w:val="36"/>
          <w:rtl w:val="0"/>
        </w:rPr>
        <w:t xml:space="preserve">REQUIREMENT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72c4"/>
          <w:sz w:val="36"/>
          <w:szCs w:val="36"/>
          <w:u w:val="none"/>
          <w:shd w:fill="auto" w:val="clear"/>
          <w:vertAlign w:val="baseline"/>
          <w:rtl w:val="0"/>
        </w:rPr>
        <w:t xml:space="preserve"> ANALYSIS</w:t>
      </w:r>
    </w:p>
    <w:p w:rsidR="00000000" w:rsidDel="00000000" w:rsidP="00000000" w:rsidRDefault="00000000" w:rsidRPr="00000000" w14:paraId="000000DB">
      <w:pPr>
        <w:pStyle w:val="Heading1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SYSTEM REQUIREMENT:-</w:t>
      </w:r>
    </w:p>
    <w:p w:rsidR="00000000" w:rsidDel="00000000" w:rsidP="00000000" w:rsidRDefault="00000000" w:rsidRPr="00000000" w14:paraId="000000D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Most of the time due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the number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work for the people as well as regarding age and some disease which leads to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forgetting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basic things among daily routine.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 user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products where it is compulsory to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 the product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the proper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time, in this paper we have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reviewed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technology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home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care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system, among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agriculture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website and some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improvements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regarding authentication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been well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focused.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Generally, home-based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arrangements disturb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quality of lifestyle. It can be possible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low-cost product which we can buy that is real-time monitoring internet allowed user physical conditions. Internet of Thing network will provide active and real-time buying facilities to buy a product when you need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DATA FLOW DIAGRAM:-</w:t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63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Software engineering DFD(data flow diagram) can be drawn to represent the system of different levels of abstraction. Higher level DFDs are partitioned into low levels-hacking more information and functional elements. Levels in DFD are numbered 0, 1, 2 or beyond. Here, we will see mainly 3 levels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data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flow diagram, which are: 0-level DFD, 1-level DFD, and 2-level DFD.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6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6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6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6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6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63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0-level DFD: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63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-It is also known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context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diagram. It’s designed to be an abstraction view, showing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  system as a single process with its relationship to external entities. It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entire system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single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bubble with input and output data indicated by incoming/outgoing arrows.</w:t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1-level DFD: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" w:line="265" w:lineRule="auto"/>
        <w:ind w:left="-5" w:hanging="1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highlight w:val="white"/>
          <w:rtl w:val="0"/>
        </w:rPr>
        <w:t xml:space="preserve">  </w:t>
        <w:tab/>
        <w:t xml:space="preserve">-In 1-level DFD, context diagram is decomposed into multiple bubbles/processes.in  </w:t>
        <w:tab/>
        <w:t xml:space="preserve">This level we highlight the main functions of the system and breakdown the high </w:t>
        <w:tab/>
        <w:t xml:space="preserve">level process of 0-level DFD into subprocesses.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68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68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68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68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68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68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68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68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68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68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68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68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68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68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68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68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68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68" w:lineRule="auto"/>
        <w:ind w:left="36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CONTEXT LEVEL DFD:-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8"/>
          <w:szCs w:val="28"/>
          <w:rtl w:val="0"/>
        </w:rPr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Rule="auto"/>
        <w:ind w:right="53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  <w:drawing>
          <wp:inline distB="0" distT="0" distL="0" distR="0">
            <wp:extent cx="7036435" cy="3436620"/>
            <wp:effectExtent b="0" l="0" r="0" t="0"/>
            <wp:docPr descr="Diagram&#10;&#10;Description automatically generated" id="111056" name="image31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3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6435" cy="3436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2D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Rule="auto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8"/>
        </w:numPr>
        <w:spacing w:after="0" w:line="268" w:lineRule="auto"/>
        <w:ind w:left="3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superscript"/>
          <w:rtl w:val="0"/>
        </w:rPr>
        <w:t xml:space="preserve">ST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LEVEL DFD FOR ADMIN:-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6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26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7036435" cy="4680585"/>
            <wp:effectExtent b="0" l="0" r="0" t="0"/>
            <wp:docPr descr="Diagram&#10;&#10;Description automatically generated" id="111055" name="image34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3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6435" cy="4680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Rule="auto"/>
        <w:rPr/>
        <w:sectPr>
          <w:headerReference r:id="rId20" w:type="default"/>
          <w:headerReference r:id="rId21" w:type="first"/>
          <w:headerReference r:id="rId22" w:type="even"/>
          <w:footerReference r:id="rId23" w:type="default"/>
          <w:footerReference r:id="rId24" w:type="first"/>
          <w:footerReference r:id="rId25" w:type="even"/>
          <w:type w:val="nextPage"/>
          <w:pgSz w:h="16838" w:w="11906" w:orient="portrait"/>
          <w:pgMar w:bottom="555" w:top="900" w:left="708" w:right="117" w:header="414" w:footer="169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Rule="auto"/>
        <w:ind w:right="26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268" w:lineRule="auto"/>
        <w:ind w:left="7" w:hanging="10"/>
        <w:rPr/>
      </w:pPr>
      <w:r w:rsidDel="00000000" w:rsidR="00000000" w:rsidRPr="00000000">
        <w:rPr/>
        <w:drawing>
          <wp:inline distB="0" distT="0" distL="0" distR="0">
            <wp:extent cx="92202" cy="90678"/>
            <wp:effectExtent b="0" l="0" r="0" t="0"/>
            <wp:docPr id="11105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02" cy="90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1st LEVEL DFD FOR SELLER:-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7036435" cy="4680585"/>
            <wp:effectExtent b="0" l="0" r="0" t="0"/>
            <wp:docPr descr="Diagram&#10;&#10;Description automatically generated" id="111057" name="image37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37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6435" cy="4680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Rule="auto"/>
        <w:ind w:left="36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="268" w:lineRule="auto"/>
        <w:ind w:left="7" w:hanging="10"/>
        <w:rPr/>
      </w:pPr>
      <w:r w:rsidDel="00000000" w:rsidR="00000000" w:rsidRPr="00000000">
        <w:rPr/>
        <w:drawing>
          <wp:inline distB="0" distT="0" distL="0" distR="0">
            <wp:extent cx="92202" cy="90678"/>
            <wp:effectExtent b="0" l="0" r="0" t="0"/>
            <wp:docPr id="11106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02" cy="90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1st LEVEL DFD FOR USER: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Rule="auto"/>
        <w:rPr/>
        <w:sectPr>
          <w:headerReference r:id="rId28" w:type="default"/>
          <w:headerReference r:id="rId29" w:type="first"/>
          <w:headerReference r:id="rId30" w:type="even"/>
          <w:footerReference r:id="rId31" w:type="default"/>
          <w:footerReference r:id="rId32" w:type="first"/>
          <w:footerReference r:id="rId33" w:type="even"/>
          <w:type w:val="nextPage"/>
          <w:pgSz w:h="16838" w:w="11906" w:orient="portrait"/>
          <w:pgMar w:bottom="476" w:top="1831" w:left="708" w:right="117" w:header="414" w:footer="169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7036435" cy="4663440"/>
            <wp:effectExtent b="0" l="0" r="0" t="0"/>
            <wp:docPr descr="Diagram&#10;&#10;Description automatically generated" id="111059" name="image40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40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6435" cy="4663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34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150" w:line="265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3.3 Process Specification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:-</w:t>
      </w:r>
    </w:p>
    <w:p w:rsidR="00000000" w:rsidDel="00000000" w:rsidP="00000000" w:rsidRDefault="00000000" w:rsidRPr="00000000" w14:paraId="0000017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PROCESS 1:-</w:t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this process Admin insert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&amp;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password .System will check for ID and password in Admin table .If ID and password incorrect then it will be redirect to the main admin page.</w:t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PROCESS 2:-</w:t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this process Admin can Active /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deactive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Seller .</w:t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PROCESS 3:-</w:t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this process admin can view all products of all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sellers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PROCESS 4:-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this process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sellers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can add products.</w:t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PROCESS 5:-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this process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sellers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can view orders which can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 bought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by the user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PROCESS 6:-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this process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can buy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websites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PROCESS 7:-</w:t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this process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can track the order .</w:t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PROCESS 8:-</w:t>
      </w:r>
    </w:p>
    <w:p w:rsidR="00000000" w:rsidDel="00000000" w:rsidP="00000000" w:rsidRDefault="00000000" w:rsidRPr="00000000" w14:paraId="00000180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this process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can manage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profiles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1"/>
        <w:spacing w:after="0" w:lineRule="auto"/>
        <w:ind w:left="-5" w:right="0" w:firstLine="0"/>
        <w:jc w:val="left"/>
        <w:rPr/>
      </w:pPr>
      <w:r w:rsidDel="00000000" w:rsidR="00000000" w:rsidRPr="00000000">
        <w:rPr>
          <w:b w:val="1"/>
          <w:color w:val="c00000"/>
          <w:sz w:val="36"/>
          <w:szCs w:val="36"/>
          <w:u w:val="single"/>
          <w:rtl w:val="0"/>
        </w:rPr>
        <w:t xml:space="preserve">4. Design</w:t>
      </w:r>
      <w:r w:rsidDel="00000000" w:rsidR="00000000" w:rsidRPr="00000000">
        <w:rPr>
          <w:b w:val="1"/>
          <w:color w:val="c00000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Rule="auto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1" w:line="265" w:lineRule="auto"/>
        <w:ind w:left="-5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4.1 E-R Diagram : </w:t>
      </w:r>
    </w:p>
    <w:p w:rsidR="00000000" w:rsidDel="00000000" w:rsidP="00000000" w:rsidRDefault="00000000" w:rsidRPr="00000000" w14:paraId="0000019C">
      <w:pPr>
        <w:spacing w:after="1" w:line="265" w:lineRule="auto"/>
        <w:ind w:left="-5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1" w:line="265" w:lineRule="auto"/>
        <w:ind w:left="-5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1" w:line="265" w:lineRule="auto"/>
        <w:ind w:left="-5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1" w:line="265" w:lineRule="auto"/>
        <w:ind w:left="-5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1" w:line="265" w:lineRule="auto"/>
        <w:ind w:left="-5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1" w:line="265" w:lineRule="auto"/>
        <w:ind w:left="-5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1" w:line="265" w:lineRule="auto"/>
        <w:ind w:left="-5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1" w:line="265" w:lineRule="auto"/>
        <w:ind w:left="-5" w:hanging="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945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7077710" cy="3694430"/>
            <wp:effectExtent b="0" l="0" r="0" t="0"/>
            <wp:docPr descr="Diagram&#10;&#10;Description automatically generated" id="111063" name="image46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46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7710" cy="3694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widowControl w:val="1"/>
        <w:pBdr>
          <w:top w:space="0" w:sz="0" w:val="nil"/>
          <w:left w:space="0" w:sz="0" w:val="nil"/>
          <w:bottom w:color="4472c4" w:space="4" w:sz="4" w:val="single"/>
          <w:right w:space="0" w:sz="0" w:val="nil"/>
          <w:between w:space="0" w:sz="0" w:val="nil"/>
        </w:pBdr>
        <w:shd w:fill="auto" w:val="clear"/>
        <w:spacing w:after="280" w:before="200" w:line="276" w:lineRule="auto"/>
        <w:ind w:left="0" w:right="936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72c4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72c4"/>
          <w:sz w:val="36"/>
          <w:szCs w:val="36"/>
          <w:u w:val="none"/>
          <w:shd w:fill="auto" w:val="clear"/>
          <w:vertAlign w:val="baseline"/>
          <w:rtl w:val="0"/>
        </w:rPr>
        <w:t xml:space="preserve">DATA DICTIONARY</w:t>
      </w:r>
    </w:p>
    <w:p w:rsidR="00000000" w:rsidDel="00000000" w:rsidP="00000000" w:rsidRDefault="00000000" w:rsidRPr="00000000" w14:paraId="000001A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DICTIONARY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ADMIN LOGIN</w:t>
        <w:tab/>
      </w:r>
    </w:p>
    <w:p w:rsidR="00000000" w:rsidDel="00000000" w:rsidP="00000000" w:rsidRDefault="00000000" w:rsidRPr="00000000" w14:paraId="000001A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tbl>
      <w:tblPr>
        <w:tblStyle w:val="Table4"/>
        <w:tblW w:w="9736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68"/>
        <w:gridCol w:w="4868"/>
        <w:tblGridChange w:id="0">
          <w:tblGrid>
            <w:gridCol w:w="4868"/>
            <w:gridCol w:w="4868"/>
          </w:tblGrid>
        </w:tblGridChange>
      </w:tblGrid>
      <w:tr>
        <w:trPr>
          <w:trHeight w:val="826" w:hRule="atLeast"/>
        </w:trPr>
        <w:tc>
          <w:tcPr/>
          <w:p w:rsidR="00000000" w:rsidDel="00000000" w:rsidP="00000000" w:rsidRDefault="00000000" w:rsidRPr="00000000" w14:paraId="000001AB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 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</w:t>
            </w:r>
          </w:p>
        </w:tc>
      </w:tr>
      <w:tr>
        <w:trPr>
          <w:trHeight w:val="777" w:hRule="atLeast"/>
        </w:trPr>
        <w:tc>
          <w:tcPr/>
          <w:p w:rsidR="00000000" w:rsidDel="00000000" w:rsidP="00000000" w:rsidRDefault="00000000" w:rsidRPr="00000000" w14:paraId="000001A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Alias</w:t>
            </w:r>
          </w:p>
        </w:tc>
        <w:tc>
          <w:tcPr/>
          <w:p w:rsidR="00000000" w:rsidDel="00000000" w:rsidP="00000000" w:rsidRDefault="00000000" w:rsidRPr="00000000" w14:paraId="000001A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</w:tr>
      <w:tr>
        <w:trPr>
          <w:trHeight w:val="826" w:hRule="atLeast"/>
        </w:trPr>
        <w:tc>
          <w:tcPr/>
          <w:p w:rsidR="00000000" w:rsidDel="00000000" w:rsidP="00000000" w:rsidRDefault="00000000" w:rsidRPr="00000000" w14:paraId="000001AF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Where used/how used</w:t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Login(admin)</w:t>
            </w:r>
          </w:p>
        </w:tc>
      </w:tr>
      <w:tr>
        <w:trPr>
          <w:trHeight w:val="777" w:hRule="atLeast"/>
        </w:trPr>
        <w:tc>
          <w:tcPr/>
          <w:p w:rsidR="00000000" w:rsidDel="00000000" w:rsidP="00000000" w:rsidRDefault="00000000" w:rsidRPr="00000000" w14:paraId="000001B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Contact Description</w:t>
            </w:r>
          </w:p>
        </w:tc>
        <w:tc>
          <w:tcPr/>
          <w:p w:rsidR="00000000" w:rsidDel="00000000" w:rsidP="00000000" w:rsidRDefault="00000000" w:rsidRPr="00000000" w14:paraId="000001B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Login=Email+password</w:t>
            </w:r>
          </w:p>
        </w:tc>
      </w:tr>
    </w:tbl>
    <w:p w:rsidR="00000000" w:rsidDel="00000000" w:rsidP="00000000" w:rsidRDefault="00000000" w:rsidRPr="00000000" w14:paraId="000001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DICTIONARY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SELLER LOGIN</w:t>
        <w:tab/>
      </w:r>
    </w:p>
    <w:p w:rsidR="00000000" w:rsidDel="00000000" w:rsidP="00000000" w:rsidRDefault="00000000" w:rsidRPr="00000000" w14:paraId="000001B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tbl>
      <w:tblPr>
        <w:tblStyle w:val="Table5"/>
        <w:tblW w:w="9646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23"/>
        <w:gridCol w:w="4823"/>
        <w:tblGridChange w:id="0">
          <w:tblGrid>
            <w:gridCol w:w="4823"/>
            <w:gridCol w:w="4823"/>
          </w:tblGrid>
        </w:tblGridChange>
      </w:tblGrid>
      <w:tr>
        <w:trPr>
          <w:trHeight w:val="950" w:hRule="atLeast"/>
        </w:trPr>
        <w:tc>
          <w:tcPr/>
          <w:p w:rsidR="00000000" w:rsidDel="00000000" w:rsidP="00000000" w:rsidRDefault="00000000" w:rsidRPr="00000000" w14:paraId="000001B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 </w:t>
            </w:r>
          </w:p>
        </w:tc>
        <w:tc>
          <w:tcPr/>
          <w:p w:rsidR="00000000" w:rsidDel="00000000" w:rsidP="00000000" w:rsidRDefault="00000000" w:rsidRPr="00000000" w14:paraId="000001B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Seller </w:t>
            </w:r>
          </w:p>
        </w:tc>
      </w:tr>
      <w:tr>
        <w:trPr>
          <w:trHeight w:val="894" w:hRule="atLeast"/>
        </w:trPr>
        <w:tc>
          <w:tcPr/>
          <w:p w:rsidR="00000000" w:rsidDel="00000000" w:rsidP="00000000" w:rsidRDefault="00000000" w:rsidRPr="00000000" w14:paraId="000001BF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Alias</w:t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</w:tr>
      <w:tr>
        <w:trPr>
          <w:trHeight w:val="950" w:hRule="atLeast"/>
        </w:trPr>
        <w:tc>
          <w:tcPr/>
          <w:p w:rsidR="00000000" w:rsidDel="00000000" w:rsidP="00000000" w:rsidRDefault="00000000" w:rsidRPr="00000000" w14:paraId="000001C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Where used/how used</w:t>
            </w:r>
          </w:p>
        </w:tc>
        <w:tc>
          <w:tcPr/>
          <w:p w:rsidR="00000000" w:rsidDel="00000000" w:rsidP="00000000" w:rsidRDefault="00000000" w:rsidRPr="00000000" w14:paraId="000001C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Login(seller table)</w:t>
            </w:r>
          </w:p>
        </w:tc>
      </w:tr>
      <w:tr>
        <w:trPr>
          <w:trHeight w:val="894" w:hRule="atLeast"/>
        </w:trPr>
        <w:tc>
          <w:tcPr/>
          <w:p w:rsidR="00000000" w:rsidDel="00000000" w:rsidP="00000000" w:rsidRDefault="00000000" w:rsidRPr="00000000" w14:paraId="000001C3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Contact Description</w:t>
            </w:r>
          </w:p>
        </w:tc>
        <w:tc>
          <w:tcPr/>
          <w:p w:rsidR="00000000" w:rsidDel="00000000" w:rsidP="00000000" w:rsidRDefault="00000000" w:rsidRPr="00000000" w14:paraId="000001C4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Login=Email+password</w:t>
            </w:r>
          </w:p>
        </w:tc>
      </w:tr>
    </w:tbl>
    <w:p w:rsidR="00000000" w:rsidDel="00000000" w:rsidP="00000000" w:rsidRDefault="00000000" w:rsidRPr="00000000" w14:paraId="000001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DICTIONARY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USER LOGIN</w:t>
        <w:tab/>
      </w:r>
    </w:p>
    <w:p w:rsidR="00000000" w:rsidDel="00000000" w:rsidP="00000000" w:rsidRDefault="00000000" w:rsidRPr="00000000" w14:paraId="000001C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tbl>
      <w:tblPr>
        <w:tblStyle w:val="Table6"/>
        <w:tblW w:w="9406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03"/>
        <w:gridCol w:w="4703"/>
        <w:tblGridChange w:id="0">
          <w:tblGrid>
            <w:gridCol w:w="4703"/>
            <w:gridCol w:w="4703"/>
          </w:tblGrid>
        </w:tblGridChange>
      </w:tblGrid>
      <w:tr>
        <w:trPr>
          <w:trHeight w:val="735" w:hRule="atLeast"/>
        </w:trPr>
        <w:tc>
          <w:tcPr/>
          <w:p w:rsidR="00000000" w:rsidDel="00000000" w:rsidP="00000000" w:rsidRDefault="00000000" w:rsidRPr="00000000" w14:paraId="000001D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 </w:t>
            </w:r>
          </w:p>
        </w:tc>
        <w:tc>
          <w:tcPr/>
          <w:p w:rsidR="00000000" w:rsidDel="00000000" w:rsidP="00000000" w:rsidRDefault="00000000" w:rsidRPr="00000000" w14:paraId="000001D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</w:tr>
      <w:tr>
        <w:trPr>
          <w:trHeight w:val="692" w:hRule="atLeast"/>
        </w:trPr>
        <w:tc>
          <w:tcPr/>
          <w:p w:rsidR="00000000" w:rsidDel="00000000" w:rsidP="00000000" w:rsidRDefault="00000000" w:rsidRPr="00000000" w14:paraId="000001D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Alias</w:t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</w:tr>
      <w:tr>
        <w:trPr>
          <w:trHeight w:val="735" w:hRule="atLeast"/>
        </w:trPr>
        <w:tc>
          <w:tcPr/>
          <w:p w:rsidR="00000000" w:rsidDel="00000000" w:rsidP="00000000" w:rsidRDefault="00000000" w:rsidRPr="00000000" w14:paraId="000001D4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Where used/how used</w:t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Login(user table)</w:t>
            </w:r>
          </w:p>
        </w:tc>
      </w:tr>
      <w:tr>
        <w:trPr>
          <w:trHeight w:val="692" w:hRule="atLeast"/>
        </w:trPr>
        <w:tc>
          <w:tcPr/>
          <w:p w:rsidR="00000000" w:rsidDel="00000000" w:rsidP="00000000" w:rsidRDefault="00000000" w:rsidRPr="00000000" w14:paraId="000001D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Contact Description</w:t>
            </w:r>
          </w:p>
        </w:tc>
        <w:tc>
          <w:tcPr/>
          <w:p w:rsidR="00000000" w:rsidDel="00000000" w:rsidP="00000000" w:rsidRDefault="00000000" w:rsidRPr="00000000" w14:paraId="000001D7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Login=Email+password</w:t>
            </w:r>
          </w:p>
        </w:tc>
      </w:tr>
    </w:tbl>
    <w:p w:rsidR="00000000" w:rsidDel="00000000" w:rsidP="00000000" w:rsidRDefault="00000000" w:rsidRPr="00000000" w14:paraId="000001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DICTIONARY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SELLER DETAILS</w:t>
        <w:tab/>
      </w:r>
    </w:p>
    <w:p w:rsidR="00000000" w:rsidDel="00000000" w:rsidP="00000000" w:rsidRDefault="00000000" w:rsidRPr="00000000" w14:paraId="000001D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286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43"/>
        <w:gridCol w:w="4643"/>
        <w:tblGridChange w:id="0">
          <w:tblGrid>
            <w:gridCol w:w="4643"/>
            <w:gridCol w:w="4643"/>
          </w:tblGrid>
        </w:tblGridChange>
      </w:tblGrid>
      <w:tr>
        <w:trPr>
          <w:trHeight w:val="723" w:hRule="atLeast"/>
        </w:trPr>
        <w:tc>
          <w:tcPr/>
          <w:p w:rsidR="00000000" w:rsidDel="00000000" w:rsidP="00000000" w:rsidRDefault="00000000" w:rsidRPr="00000000" w14:paraId="000001E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 </w:t>
            </w:r>
          </w:p>
        </w:tc>
        <w:tc>
          <w:tcPr/>
          <w:p w:rsidR="00000000" w:rsidDel="00000000" w:rsidP="00000000" w:rsidRDefault="00000000" w:rsidRPr="00000000" w14:paraId="000001E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Seller </w:t>
            </w:r>
          </w:p>
        </w:tc>
      </w:tr>
      <w:tr>
        <w:trPr>
          <w:trHeight w:val="681" w:hRule="atLeast"/>
        </w:trPr>
        <w:tc>
          <w:tcPr/>
          <w:p w:rsidR="00000000" w:rsidDel="00000000" w:rsidP="00000000" w:rsidRDefault="00000000" w:rsidRPr="00000000" w14:paraId="000001E3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Alias</w:t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</w:tr>
      <w:tr>
        <w:trPr>
          <w:trHeight w:val="723" w:hRule="atLeast"/>
        </w:trPr>
        <w:tc>
          <w:tcPr/>
          <w:p w:rsidR="00000000" w:rsidDel="00000000" w:rsidP="00000000" w:rsidRDefault="00000000" w:rsidRPr="00000000" w14:paraId="000001E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Where used/how used</w:t>
            </w:r>
          </w:p>
        </w:tc>
        <w:tc>
          <w:tcPr/>
          <w:p w:rsidR="00000000" w:rsidDel="00000000" w:rsidP="00000000" w:rsidRDefault="00000000" w:rsidRPr="00000000" w14:paraId="000001E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Select (seller table)</w:t>
            </w:r>
          </w:p>
        </w:tc>
      </w:tr>
      <w:tr>
        <w:trPr>
          <w:trHeight w:val="1404" w:hRule="atLeast"/>
        </w:trPr>
        <w:tc>
          <w:tcPr/>
          <w:p w:rsidR="00000000" w:rsidDel="00000000" w:rsidP="00000000" w:rsidRDefault="00000000" w:rsidRPr="00000000" w14:paraId="000001E7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Contact Description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show=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s_id+s_name+s_email+s_password+</w:t>
            </w:r>
          </w:p>
          <w:p w:rsidR="00000000" w:rsidDel="00000000" w:rsidP="00000000" w:rsidRDefault="00000000" w:rsidRPr="00000000" w14:paraId="000001E9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s_address+s_time+s_contact+s_status</w:t>
            </w:r>
          </w:p>
        </w:tc>
      </w:tr>
    </w:tbl>
    <w:p w:rsidR="00000000" w:rsidDel="00000000" w:rsidP="00000000" w:rsidRDefault="00000000" w:rsidRPr="00000000" w14:paraId="000001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DICTIONARY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USER DETAILS</w:t>
        <w:tab/>
      </w:r>
    </w:p>
    <w:p w:rsidR="00000000" w:rsidDel="00000000" w:rsidP="00000000" w:rsidRDefault="00000000" w:rsidRPr="00000000" w14:paraId="000001F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tbl>
      <w:tblPr>
        <w:tblStyle w:val="Table8"/>
        <w:tblW w:w="9496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48"/>
        <w:gridCol w:w="4748"/>
        <w:tblGridChange w:id="0">
          <w:tblGrid>
            <w:gridCol w:w="4748"/>
            <w:gridCol w:w="4748"/>
          </w:tblGrid>
        </w:tblGridChange>
      </w:tblGrid>
      <w:tr>
        <w:trPr>
          <w:trHeight w:val="749" w:hRule="atLeast"/>
        </w:trPr>
        <w:tc>
          <w:tcPr/>
          <w:p w:rsidR="00000000" w:rsidDel="00000000" w:rsidP="00000000" w:rsidRDefault="00000000" w:rsidRPr="00000000" w14:paraId="000001FA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 </w:t>
            </w:r>
          </w:p>
        </w:tc>
        <w:tc>
          <w:tcPr/>
          <w:p w:rsidR="00000000" w:rsidDel="00000000" w:rsidP="00000000" w:rsidRDefault="00000000" w:rsidRPr="00000000" w14:paraId="000001FB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</w:tr>
      <w:tr>
        <w:trPr>
          <w:trHeight w:val="705" w:hRule="atLeast"/>
        </w:trPr>
        <w:tc>
          <w:tcPr/>
          <w:p w:rsidR="00000000" w:rsidDel="00000000" w:rsidP="00000000" w:rsidRDefault="00000000" w:rsidRPr="00000000" w14:paraId="000001FC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Alias</w:t>
            </w:r>
          </w:p>
        </w:tc>
        <w:tc>
          <w:tcPr/>
          <w:p w:rsidR="00000000" w:rsidDel="00000000" w:rsidP="00000000" w:rsidRDefault="00000000" w:rsidRPr="00000000" w14:paraId="000001F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</w:tr>
      <w:tr>
        <w:trPr>
          <w:trHeight w:val="749" w:hRule="atLeast"/>
        </w:trPr>
        <w:tc>
          <w:tcPr/>
          <w:p w:rsidR="00000000" w:rsidDel="00000000" w:rsidP="00000000" w:rsidRDefault="00000000" w:rsidRPr="00000000" w14:paraId="000001F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Where used/how used</w:t>
            </w:r>
          </w:p>
        </w:tc>
        <w:tc>
          <w:tcPr/>
          <w:p w:rsidR="00000000" w:rsidDel="00000000" w:rsidP="00000000" w:rsidRDefault="00000000" w:rsidRPr="00000000" w14:paraId="000001FF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Select (user table)</w:t>
            </w:r>
          </w:p>
        </w:tc>
      </w:tr>
      <w:tr>
        <w:trPr>
          <w:trHeight w:val="2205" w:hRule="atLeast"/>
        </w:trPr>
        <w:tc>
          <w:tcPr/>
          <w:p w:rsidR="00000000" w:rsidDel="00000000" w:rsidP="00000000" w:rsidRDefault="00000000" w:rsidRPr="00000000" w14:paraId="0000020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Contact Description</w:t>
            </w:r>
          </w:p>
        </w:tc>
        <w:tc>
          <w:tcPr/>
          <w:p w:rsidR="00000000" w:rsidDel="00000000" w:rsidP="00000000" w:rsidRDefault="00000000" w:rsidRPr="00000000" w14:paraId="0000020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show=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u_id+u_name+u_email+u_password+u_address</w:t>
            </w:r>
          </w:p>
          <w:p w:rsidR="00000000" w:rsidDel="00000000" w:rsidP="00000000" w:rsidRDefault="00000000" w:rsidRPr="00000000" w14:paraId="0000020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+u_time+u_contact+u_shiping_pincode</w:t>
            </w:r>
          </w:p>
        </w:tc>
      </w:tr>
    </w:tbl>
    <w:p w:rsidR="00000000" w:rsidDel="00000000" w:rsidP="00000000" w:rsidRDefault="00000000" w:rsidRPr="00000000" w14:paraId="000002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DICTIONARY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PRODUCT DETAILS</w:t>
        <w:tab/>
      </w:r>
    </w:p>
    <w:p w:rsidR="00000000" w:rsidDel="00000000" w:rsidP="00000000" w:rsidRDefault="00000000" w:rsidRPr="00000000" w14:paraId="0000020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tbl>
      <w:tblPr>
        <w:tblStyle w:val="Table9"/>
        <w:tblW w:w="9706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77"/>
        <w:gridCol w:w="4829"/>
        <w:tblGridChange w:id="0">
          <w:tblGrid>
            <w:gridCol w:w="4877"/>
            <w:gridCol w:w="4829"/>
          </w:tblGrid>
        </w:tblGridChange>
      </w:tblGrid>
      <w:tr>
        <w:trPr>
          <w:trHeight w:val="817" w:hRule="atLeast"/>
        </w:trPr>
        <w:tc>
          <w:tcPr/>
          <w:p w:rsidR="00000000" w:rsidDel="00000000" w:rsidP="00000000" w:rsidRDefault="00000000" w:rsidRPr="00000000" w14:paraId="0000020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 </w:t>
            </w:r>
          </w:p>
        </w:tc>
        <w:tc>
          <w:tcPr/>
          <w:p w:rsidR="00000000" w:rsidDel="00000000" w:rsidP="00000000" w:rsidRDefault="00000000" w:rsidRPr="00000000" w14:paraId="0000020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Products </w:t>
            </w:r>
          </w:p>
        </w:tc>
      </w:tr>
      <w:tr>
        <w:trPr>
          <w:trHeight w:val="769" w:hRule="atLeast"/>
        </w:trPr>
        <w:tc>
          <w:tcPr/>
          <w:p w:rsidR="00000000" w:rsidDel="00000000" w:rsidP="00000000" w:rsidRDefault="00000000" w:rsidRPr="00000000" w14:paraId="0000020F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Alias</w:t>
            </w:r>
          </w:p>
        </w:tc>
        <w:tc>
          <w:tcPr/>
          <w:p w:rsidR="00000000" w:rsidDel="00000000" w:rsidP="00000000" w:rsidRDefault="00000000" w:rsidRPr="00000000" w14:paraId="0000021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</w:tr>
      <w:tr>
        <w:trPr>
          <w:trHeight w:val="817" w:hRule="atLeast"/>
        </w:trPr>
        <w:tc>
          <w:tcPr/>
          <w:p w:rsidR="00000000" w:rsidDel="00000000" w:rsidP="00000000" w:rsidRDefault="00000000" w:rsidRPr="00000000" w14:paraId="0000021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Where used/how used</w:t>
            </w:r>
          </w:p>
        </w:tc>
        <w:tc>
          <w:tcPr/>
          <w:p w:rsidR="00000000" w:rsidDel="00000000" w:rsidP="00000000" w:rsidRDefault="00000000" w:rsidRPr="00000000" w14:paraId="0000021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Show (Products table)</w:t>
            </w:r>
          </w:p>
        </w:tc>
      </w:tr>
      <w:tr>
        <w:trPr>
          <w:trHeight w:val="1586" w:hRule="atLeast"/>
        </w:trPr>
        <w:tc>
          <w:tcPr/>
          <w:p w:rsidR="00000000" w:rsidDel="00000000" w:rsidP="00000000" w:rsidRDefault="00000000" w:rsidRPr="00000000" w14:paraId="00000213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Contact Description</w:t>
            </w:r>
          </w:p>
        </w:tc>
        <w:tc>
          <w:tcPr/>
          <w:p w:rsidR="00000000" w:rsidDel="00000000" w:rsidP="00000000" w:rsidRDefault="00000000" w:rsidRPr="00000000" w14:paraId="00000214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Show=</w:t>
              <w:tab/>
              <w:t xml:space="preserve">id+name+price+qty+image+description+</w:t>
            </w:r>
          </w:p>
          <w:p w:rsidR="00000000" w:rsidDel="00000000" w:rsidP="00000000" w:rsidRDefault="00000000" w:rsidRPr="00000000" w14:paraId="0000021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seller_id+entry_date+status</w:t>
            </w:r>
          </w:p>
        </w:tc>
      </w:tr>
    </w:tbl>
    <w:p w:rsidR="00000000" w:rsidDel="00000000" w:rsidP="00000000" w:rsidRDefault="00000000" w:rsidRPr="00000000" w14:paraId="000002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DICTIONARY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CART DETAILS</w:t>
        <w:tab/>
      </w:r>
    </w:p>
    <w:p w:rsidR="00000000" w:rsidDel="00000000" w:rsidP="00000000" w:rsidRDefault="00000000" w:rsidRPr="00000000" w14:paraId="0000021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91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70"/>
        <w:gridCol w:w="4821"/>
        <w:tblGridChange w:id="0">
          <w:tblGrid>
            <w:gridCol w:w="4870"/>
            <w:gridCol w:w="4821"/>
          </w:tblGrid>
        </w:tblGridChange>
      </w:tblGrid>
      <w:tr>
        <w:trPr>
          <w:trHeight w:val="773" w:hRule="atLeast"/>
        </w:trPr>
        <w:tc>
          <w:tcPr/>
          <w:p w:rsidR="00000000" w:rsidDel="00000000" w:rsidP="00000000" w:rsidRDefault="00000000" w:rsidRPr="00000000" w14:paraId="0000021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 </w:t>
            </w:r>
          </w:p>
        </w:tc>
        <w:tc>
          <w:tcPr/>
          <w:p w:rsidR="00000000" w:rsidDel="00000000" w:rsidP="00000000" w:rsidRDefault="00000000" w:rsidRPr="00000000" w14:paraId="0000021F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Cart</w:t>
            </w:r>
          </w:p>
        </w:tc>
      </w:tr>
      <w:tr>
        <w:trPr>
          <w:trHeight w:val="727" w:hRule="atLeast"/>
        </w:trPr>
        <w:tc>
          <w:tcPr/>
          <w:p w:rsidR="00000000" w:rsidDel="00000000" w:rsidP="00000000" w:rsidRDefault="00000000" w:rsidRPr="00000000" w14:paraId="0000022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Alias</w:t>
            </w:r>
          </w:p>
        </w:tc>
        <w:tc>
          <w:tcPr/>
          <w:p w:rsidR="00000000" w:rsidDel="00000000" w:rsidP="00000000" w:rsidRDefault="00000000" w:rsidRPr="00000000" w14:paraId="0000022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</w:tr>
      <w:tr>
        <w:trPr>
          <w:trHeight w:val="773" w:hRule="atLeast"/>
        </w:trPr>
        <w:tc>
          <w:tcPr/>
          <w:p w:rsidR="00000000" w:rsidDel="00000000" w:rsidP="00000000" w:rsidRDefault="00000000" w:rsidRPr="00000000" w14:paraId="0000022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Where used/how used</w:t>
            </w:r>
          </w:p>
        </w:tc>
        <w:tc>
          <w:tcPr/>
          <w:p w:rsidR="00000000" w:rsidDel="00000000" w:rsidP="00000000" w:rsidRDefault="00000000" w:rsidRPr="00000000" w14:paraId="00000223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Show (cart table)</w:t>
            </w:r>
          </w:p>
        </w:tc>
      </w:tr>
      <w:tr>
        <w:trPr>
          <w:trHeight w:val="1501" w:hRule="atLeast"/>
        </w:trPr>
        <w:tc>
          <w:tcPr/>
          <w:p w:rsidR="00000000" w:rsidDel="00000000" w:rsidP="00000000" w:rsidRDefault="00000000" w:rsidRPr="00000000" w14:paraId="00000224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Contact Description</w:t>
            </w:r>
          </w:p>
        </w:tc>
        <w:tc>
          <w:tcPr/>
          <w:p w:rsidR="00000000" w:rsidDel="00000000" w:rsidP="00000000" w:rsidRDefault="00000000" w:rsidRPr="00000000" w14:paraId="0000022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show=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ab/>
              <w:t xml:space="preserve">c_id+c_product_id+c_user_id+c_qty+</w:t>
            </w:r>
          </w:p>
          <w:p w:rsidR="00000000" w:rsidDel="00000000" w:rsidP="00000000" w:rsidRDefault="00000000" w:rsidRPr="00000000" w14:paraId="0000022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c_unit_price+c_total_price</w:t>
              <w:tab/>
            </w:r>
          </w:p>
        </w:tc>
      </w:tr>
    </w:tbl>
    <w:p w:rsidR="00000000" w:rsidDel="00000000" w:rsidP="00000000" w:rsidRDefault="00000000" w:rsidRPr="00000000" w14:paraId="00000227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8.DATA DICTIONARY FOR ORDERS ADD</w:t>
      </w:r>
    </w:p>
    <w:p w:rsidR="00000000" w:rsidDel="00000000" w:rsidP="00000000" w:rsidRDefault="00000000" w:rsidRPr="00000000" w14:paraId="00000228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450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25"/>
        <w:gridCol w:w="4725"/>
        <w:tblGridChange w:id="0">
          <w:tblGrid>
            <w:gridCol w:w="4725"/>
            <w:gridCol w:w="4725"/>
          </w:tblGrid>
        </w:tblGridChange>
      </w:tblGrid>
      <w:tr>
        <w:trPr>
          <w:trHeight w:val="673" w:hRule="atLeast"/>
        </w:trPr>
        <w:tc>
          <w:tcPr/>
          <w:p w:rsidR="00000000" w:rsidDel="00000000" w:rsidP="00000000" w:rsidRDefault="00000000" w:rsidRPr="00000000" w14:paraId="0000022C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 </w:t>
            </w:r>
          </w:p>
        </w:tc>
        <w:tc>
          <w:tcPr/>
          <w:p w:rsidR="00000000" w:rsidDel="00000000" w:rsidP="00000000" w:rsidRDefault="00000000" w:rsidRPr="00000000" w14:paraId="0000022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Orders</w:t>
            </w:r>
          </w:p>
        </w:tc>
      </w:tr>
      <w:tr>
        <w:trPr>
          <w:trHeight w:val="633" w:hRule="atLeast"/>
        </w:trPr>
        <w:tc>
          <w:tcPr/>
          <w:p w:rsidR="00000000" w:rsidDel="00000000" w:rsidP="00000000" w:rsidRDefault="00000000" w:rsidRPr="00000000" w14:paraId="0000022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Alias</w:t>
            </w:r>
          </w:p>
        </w:tc>
        <w:tc>
          <w:tcPr/>
          <w:p w:rsidR="00000000" w:rsidDel="00000000" w:rsidP="00000000" w:rsidRDefault="00000000" w:rsidRPr="00000000" w14:paraId="0000022F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</w:tr>
      <w:tr>
        <w:trPr>
          <w:trHeight w:val="673" w:hRule="atLeast"/>
        </w:trPr>
        <w:tc>
          <w:tcPr/>
          <w:p w:rsidR="00000000" w:rsidDel="00000000" w:rsidP="00000000" w:rsidRDefault="00000000" w:rsidRPr="00000000" w14:paraId="0000023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Where used/how used</w:t>
            </w:r>
          </w:p>
        </w:tc>
        <w:tc>
          <w:tcPr/>
          <w:p w:rsidR="00000000" w:rsidDel="00000000" w:rsidP="00000000" w:rsidRDefault="00000000" w:rsidRPr="00000000" w14:paraId="0000023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select(orders table)</w:t>
            </w:r>
          </w:p>
        </w:tc>
      </w:tr>
      <w:tr>
        <w:trPr>
          <w:trHeight w:val="1307" w:hRule="atLeast"/>
        </w:trPr>
        <w:tc>
          <w:tcPr/>
          <w:p w:rsidR="00000000" w:rsidDel="00000000" w:rsidP="00000000" w:rsidRDefault="00000000" w:rsidRPr="00000000" w14:paraId="0000023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Contact Description</w:t>
            </w:r>
          </w:p>
        </w:tc>
        <w:tc>
          <w:tcPr/>
          <w:p w:rsidR="00000000" w:rsidDel="00000000" w:rsidP="00000000" w:rsidRDefault="00000000" w:rsidRPr="00000000" w14:paraId="00000233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add=user_name+mob_no+address</w:t>
            </w:r>
          </w:p>
          <w:p w:rsidR="00000000" w:rsidDel="00000000" w:rsidP="00000000" w:rsidRDefault="00000000" w:rsidRPr="00000000" w14:paraId="00000234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+date_of_birth+gender+city+email+password</w:t>
            </w:r>
          </w:p>
        </w:tc>
      </w:tr>
    </w:tbl>
    <w:p w:rsidR="00000000" w:rsidDel="00000000" w:rsidP="00000000" w:rsidRDefault="00000000" w:rsidRPr="00000000" w14:paraId="0000023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3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TABLE DESIGNS:-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ADMIN: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2"/>
        <w:jc w:val="both"/>
        <w:rPr/>
      </w:pPr>
      <w:r w:rsidDel="00000000" w:rsidR="00000000" w:rsidRPr="00000000">
        <w:rPr/>
        <w:drawing>
          <wp:inline distB="0" distT="0" distL="0" distR="0">
            <wp:extent cx="6124575" cy="1447800"/>
            <wp:effectExtent b="0" l="0" r="0" t="0"/>
            <wp:docPr descr="Table&#10;&#10;Description automatically generated" id="111061" name="image35.jp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35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SELLER: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2"/>
        <w:jc w:val="both"/>
        <w:rPr/>
      </w:pPr>
      <w:r w:rsidDel="00000000" w:rsidR="00000000" w:rsidRPr="00000000">
        <w:rPr/>
        <w:drawing>
          <wp:inline distB="0" distT="0" distL="0" distR="0">
            <wp:extent cx="6181725" cy="1628775"/>
            <wp:effectExtent b="0" l="0" r="0" t="0"/>
            <wp:docPr descr="Graphical user interface&#10;&#10;Description automatically generated" id="111062" name="image38.jp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38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USER: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2"/>
        <w:jc w:val="both"/>
        <w:rPr/>
      </w:pPr>
      <w:r w:rsidDel="00000000" w:rsidR="00000000" w:rsidRPr="00000000">
        <w:rPr/>
        <w:drawing>
          <wp:inline distB="0" distT="0" distL="0" distR="0">
            <wp:extent cx="5734050" cy="1457761"/>
            <wp:effectExtent b="0" l="0" r="0" t="0"/>
            <wp:docPr descr="Graphical user interface, application&#10;&#10;Description automatically generated" id="111064" name="image48.jp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48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57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PRODUCT: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/>
        <w:drawing>
          <wp:inline distB="0" distT="0" distL="0" distR="0">
            <wp:extent cx="5731510" cy="1327150"/>
            <wp:effectExtent b="0" l="0" r="0" t="0"/>
            <wp:docPr descr="Table&#10;&#10;Description automatically generated" id="111065" name="image39.jp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39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ORDER: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/>
        <w:drawing>
          <wp:inline distB="0" distT="0" distL="0" distR="0">
            <wp:extent cx="5731510" cy="1236345"/>
            <wp:effectExtent b="0" l="0" r="0" t="0"/>
            <wp:docPr descr="Graphical user interface, table&#10;&#10;Description automatically generated" id="111066" name="image41.jpg"/>
            <a:graphic>
              <a:graphicData uri="http://schemas.openxmlformats.org/drawingml/2006/picture">
                <pic:pic>
                  <pic:nvPicPr>
                    <pic:cNvPr descr="Graphical user interface, table&#10;&#10;Description automatically generated" id="0" name="image41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CART: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/>
        <w:drawing>
          <wp:inline distB="0" distT="0" distL="0" distR="0">
            <wp:extent cx="5731510" cy="1287780"/>
            <wp:effectExtent b="0" l="0" r="0" t="0"/>
            <wp:docPr descr="Table&#10;&#10;Description automatically generated" id="111067" name="image42.jp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42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282">
      <w:pPr>
        <w:spacing w:after="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tabs>
          <w:tab w:val="center" w:pos="4232"/>
        </w:tabs>
        <w:spacing w:after="1" w:line="265" w:lineRule="auto"/>
        <w:ind w:left="-15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4.3 System Flowchart : </w:t>
        <w:tab/>
      </w:r>
    </w:p>
    <w:p w:rsidR="00000000" w:rsidDel="00000000" w:rsidP="00000000" w:rsidRDefault="00000000" w:rsidRPr="00000000" w14:paraId="0000028B">
      <w:pPr>
        <w:tabs>
          <w:tab w:val="center" w:pos="4232"/>
        </w:tabs>
        <w:spacing w:after="1" w:line="265" w:lineRule="auto"/>
        <w:ind w:left="-15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tabs>
          <w:tab w:val="center" w:pos="4232"/>
        </w:tabs>
        <w:spacing w:after="1" w:line="265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Admin flowchart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295525" cy="6696075"/>
            <wp:effectExtent b="0" l="0" r="0" t="0"/>
            <wp:docPr descr="Diagram&#10;&#10;Description automatically generated" id="111068" name="image47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47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69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Seller Flowchart</w:t>
      </w:r>
    </w:p>
    <w:p w:rsidR="00000000" w:rsidDel="00000000" w:rsidP="00000000" w:rsidRDefault="00000000" w:rsidRPr="00000000" w14:paraId="00000299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076575" cy="7648575"/>
            <wp:effectExtent b="0" l="0" r="0" t="0"/>
            <wp:docPr descr="Diagram&#10;&#10;Description automatically generated" id="111069" name="image43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43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64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User Flowchart</w:t>
      </w:r>
    </w:p>
    <w:p w:rsidR="00000000" w:rsidDel="00000000" w:rsidP="00000000" w:rsidRDefault="00000000" w:rsidRPr="00000000" w14:paraId="000002A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076575" cy="5457825"/>
            <wp:effectExtent b="0" l="0" r="0" t="0"/>
            <wp:docPr descr="Diagram&#10;&#10;Description automatically generated" id="111070" name="image51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51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Style w:val="Heading1"/>
        <w:rPr/>
      </w:pPr>
      <w:r w:rsidDel="00000000" w:rsidR="00000000" w:rsidRPr="00000000">
        <w:rPr>
          <w:rtl w:val="0"/>
        </w:rPr>
        <w:t xml:space="preserve">Screenshots of design:-</w:t>
      </w:r>
    </w:p>
    <w:p w:rsidR="00000000" w:rsidDel="00000000" w:rsidP="00000000" w:rsidRDefault="00000000" w:rsidRPr="00000000" w14:paraId="000002B3">
      <w:pPr>
        <w:pStyle w:val="Heading1"/>
        <w:rPr/>
      </w:pPr>
      <w:r w:rsidDel="00000000" w:rsidR="00000000" w:rsidRPr="00000000">
        <w:rPr>
          <w:rtl w:val="0"/>
        </w:rPr>
        <w:t xml:space="preserve">ADMIN ACTIVITY :- </w:t>
      </w:r>
    </w:p>
    <w:p w:rsidR="00000000" w:rsidDel="00000000" w:rsidP="00000000" w:rsidRDefault="00000000" w:rsidRPr="00000000" w14:paraId="000002B4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Style w:val="Heading1"/>
        <w:rPr/>
      </w:pPr>
      <w:r w:rsidDel="00000000" w:rsidR="00000000" w:rsidRPr="00000000">
        <w:rPr/>
        <w:drawing>
          <wp:inline distB="0" distT="0" distL="0" distR="0">
            <wp:extent cx="5731510" cy="3434715"/>
            <wp:effectExtent b="0" l="0" r="0" t="0"/>
            <wp:docPr descr="Graphical user interface, application&#10;&#10;Description automatically generated" id="111071" name="image49.jp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49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1"/>
        <w:rPr/>
      </w:pPr>
      <w:r w:rsidDel="00000000" w:rsidR="00000000" w:rsidRPr="00000000">
        <w:rPr/>
        <w:drawing>
          <wp:inline distB="0" distT="0" distL="0" distR="0">
            <wp:extent cx="5731510" cy="2817495"/>
            <wp:effectExtent b="0" l="0" r="0" t="0"/>
            <wp:docPr descr="Graphical user interface, text, application, email&#10;&#10;Description automatically generated" id="111042" name="image10.jp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0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/>
        <w:drawing>
          <wp:inline distB="0" distT="0" distL="0" distR="0">
            <wp:extent cx="7087870" cy="3291840"/>
            <wp:effectExtent b="0" l="0" r="0" t="0"/>
            <wp:docPr descr="Graphical user interface, application&#10;&#10;Description automatically generated" id="111043" name="image9.jp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9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7870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/>
        <w:drawing>
          <wp:inline distB="0" distT="0" distL="0" distR="0">
            <wp:extent cx="7087870" cy="3440430"/>
            <wp:effectExtent b="0" l="0" r="0" t="0"/>
            <wp:docPr descr="Graphical user interface, text, application&#10;&#10;Description automatically generated" id="111044" name="image18.jp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8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7870" cy="3440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Style w:val="Heading1"/>
        <w:rPr/>
      </w:pPr>
      <w:r w:rsidDel="00000000" w:rsidR="00000000" w:rsidRPr="00000000">
        <w:rPr>
          <w:rtl w:val="0"/>
        </w:rPr>
        <w:t xml:space="preserve">SELLER ACTIVITY:- </w:t>
      </w:r>
    </w:p>
    <w:p w:rsidR="00000000" w:rsidDel="00000000" w:rsidP="00000000" w:rsidRDefault="00000000" w:rsidRPr="00000000" w14:paraId="000002E6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/>
        <w:drawing>
          <wp:inline distB="0" distT="0" distL="0" distR="0">
            <wp:extent cx="5731510" cy="2652395"/>
            <wp:effectExtent b="0" l="0" r="0" t="0"/>
            <wp:docPr descr="Graphical user interface, text, application&#10;&#10;Description automatically generated" id="111045" name="image8.jp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8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Style w:val="Heading1"/>
        <w:rPr/>
      </w:pPr>
      <w:r w:rsidDel="00000000" w:rsidR="00000000" w:rsidRPr="00000000">
        <w:rPr/>
        <w:drawing>
          <wp:inline distB="0" distT="0" distL="0" distR="0">
            <wp:extent cx="5731510" cy="2825115"/>
            <wp:effectExtent b="0" l="0" r="0" t="0"/>
            <wp:docPr descr="Graphical user interface, text, application, email&#10;&#10;Description automatically generated" id="111046" name="image29.jp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29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/>
        <w:drawing>
          <wp:inline distB="0" distT="0" distL="0" distR="0">
            <wp:extent cx="7087870" cy="3455035"/>
            <wp:effectExtent b="0" l="0" r="0" t="0"/>
            <wp:docPr descr="Graphical user interface, text, application&#10;&#10;Description automatically generated" id="111047" name="image17.jp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7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7870" cy="3455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/>
        <w:drawing>
          <wp:inline distB="0" distT="0" distL="0" distR="0">
            <wp:extent cx="7087870" cy="3179445"/>
            <wp:effectExtent b="0" l="0" r="0" t="0"/>
            <wp:docPr descr="Graphical user interface, table&#10;&#10;Description automatically generated with medium confidence" id="111048" name="image26.jpg"/>
            <a:graphic>
              <a:graphicData uri="http://schemas.openxmlformats.org/drawingml/2006/picture">
                <pic:pic>
                  <pic:nvPicPr>
                    <pic:cNvPr descr="Graphical user interface, table&#10;&#10;Description automatically generated with medium confidence" id="0" name="image26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7870" cy="3179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/>
        <w:drawing>
          <wp:inline distB="0" distT="0" distL="0" distR="0">
            <wp:extent cx="7087870" cy="3302000"/>
            <wp:effectExtent b="0" l="0" r="0" t="0"/>
            <wp:docPr descr="Graphical user interface, text, application&#10;&#10;Description automatically generated" id="111049" name="image25.jp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5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787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Style w:val="Heading1"/>
        <w:rPr/>
      </w:pPr>
      <w:r w:rsidDel="00000000" w:rsidR="00000000" w:rsidRPr="00000000">
        <w:rPr>
          <w:rtl w:val="0"/>
        </w:rPr>
        <w:t xml:space="preserve">USER ACTIVITY :-</w:t>
      </w:r>
    </w:p>
    <w:p w:rsidR="00000000" w:rsidDel="00000000" w:rsidP="00000000" w:rsidRDefault="00000000" w:rsidRPr="00000000" w14:paraId="00000311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Style w:val="Heading1"/>
        <w:rPr/>
      </w:pPr>
      <w:r w:rsidDel="00000000" w:rsidR="00000000" w:rsidRPr="00000000">
        <w:rPr/>
        <w:drawing>
          <wp:inline distB="0" distT="0" distL="0" distR="0">
            <wp:extent cx="5731510" cy="2767330"/>
            <wp:effectExtent b="0" l="0" r="0" t="0"/>
            <wp:docPr descr="Graphical user interface, application, website&#10;&#10;Description automatically generated" id="111050" name="image32.jpg"/>
            <a:graphic>
              <a:graphicData uri="http://schemas.openxmlformats.org/drawingml/2006/picture">
                <pic:pic>
                  <pic:nvPicPr>
                    <pic:cNvPr descr="Graphical user interface, application, website&#10;&#10;Description automatically generated" id="0" name="image32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Style w:val="Heading1"/>
        <w:rPr/>
      </w:pPr>
      <w:r w:rsidDel="00000000" w:rsidR="00000000" w:rsidRPr="00000000">
        <w:rPr/>
        <w:drawing>
          <wp:inline distB="0" distT="0" distL="0" distR="0">
            <wp:extent cx="5731510" cy="2758440"/>
            <wp:effectExtent b="0" l="0" r="0" t="0"/>
            <wp:docPr descr="A picture containing text, wooden&#10;&#10;Description automatically generated" id="111051" name="image16.jpg"/>
            <a:graphic>
              <a:graphicData uri="http://schemas.openxmlformats.org/drawingml/2006/picture">
                <pic:pic>
                  <pic:nvPicPr>
                    <pic:cNvPr descr="A picture containing text, wooden&#10;&#10;Description automatically generated" id="0" name="image16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/>
        <w:drawing>
          <wp:inline distB="0" distT="0" distL="0" distR="0">
            <wp:extent cx="7087870" cy="3317240"/>
            <wp:effectExtent b="0" l="0" r="0" t="0"/>
            <wp:docPr descr="Graphical user interface, application, table&#10;&#10;Description automatically generated" id="111037" name="image2.jpg"/>
            <a:graphic>
              <a:graphicData uri="http://schemas.openxmlformats.org/drawingml/2006/picture">
                <pic:pic>
                  <pic:nvPicPr>
                    <pic:cNvPr descr="Graphical user interface, application, table&#10;&#10;Description automatically generated" id="0" name="image2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7870" cy="331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pStyle w:val="Heading2"/>
        <w:ind w:left="-5" w:firstLine="0"/>
        <w:rPr/>
      </w:pPr>
      <w:r w:rsidDel="00000000" w:rsidR="00000000" w:rsidRPr="00000000">
        <w:rPr>
          <w:rtl w:val="0"/>
        </w:rPr>
        <w:t xml:space="preserve">5.CODE</w:t>
      </w:r>
      <w:r w:rsidDel="00000000" w:rsidR="00000000" w:rsidRPr="00000000">
        <w:rPr>
          <w:color w:val="000000"/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38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Login:-</w:t>
      </w:r>
    </w:p>
    <w:p w:rsidR="00000000" w:rsidDel="00000000" w:rsidP="00000000" w:rsidRDefault="00000000" w:rsidRPr="00000000" w14:paraId="0000033D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0" w:lineRule="auto"/>
        <w:rPr/>
      </w:pPr>
      <w:r w:rsidDel="00000000" w:rsidR="00000000" w:rsidRPr="00000000">
        <w:rPr>
          <w:rtl w:val="0"/>
        </w:rPr>
        <w:t xml:space="preserve">&lt;?php</w:t>
      </w:r>
    </w:p>
    <w:p w:rsidR="00000000" w:rsidDel="00000000" w:rsidP="00000000" w:rsidRDefault="00000000" w:rsidRPr="00000000" w14:paraId="0000033F">
      <w:pPr>
        <w:spacing w:after="0" w:lineRule="auto"/>
        <w:rPr/>
      </w:pPr>
      <w:r w:rsidDel="00000000" w:rsidR="00000000" w:rsidRPr="00000000">
        <w:rPr>
          <w:rtl w:val="0"/>
        </w:rPr>
        <w:t xml:space="preserve">session_start();</w:t>
      </w:r>
    </w:p>
    <w:p w:rsidR="00000000" w:rsidDel="00000000" w:rsidP="00000000" w:rsidRDefault="00000000" w:rsidRPr="00000000" w14:paraId="00000340">
      <w:pPr>
        <w:spacing w:after="0" w:lineRule="auto"/>
        <w:rPr/>
      </w:pPr>
      <w:r w:rsidDel="00000000" w:rsidR="00000000" w:rsidRPr="00000000">
        <w:rPr>
          <w:rtl w:val="0"/>
        </w:rPr>
        <w:t xml:space="preserve">$connection=mysqli_connect("localhost","root","","project");</w:t>
      </w:r>
    </w:p>
    <w:p w:rsidR="00000000" w:rsidDel="00000000" w:rsidP="00000000" w:rsidRDefault="00000000" w:rsidRPr="00000000" w14:paraId="00000341">
      <w:pPr>
        <w:spacing w:after="0" w:lineRule="auto"/>
        <w:rPr/>
      </w:pPr>
      <w:r w:rsidDel="00000000" w:rsidR="00000000" w:rsidRPr="00000000">
        <w:rPr>
          <w:rtl w:val="0"/>
        </w:rPr>
        <w:t xml:space="preserve">if(isset($_REQUEST['btnlogin']))</w:t>
      </w:r>
    </w:p>
    <w:p w:rsidR="00000000" w:rsidDel="00000000" w:rsidP="00000000" w:rsidRDefault="00000000" w:rsidRPr="00000000" w14:paraId="00000342">
      <w:pPr>
        <w:spacing w:after="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43">
      <w:pPr>
        <w:spacing w:after="0" w:lineRule="auto"/>
        <w:rPr/>
      </w:pPr>
      <w:r w:rsidDel="00000000" w:rsidR="00000000" w:rsidRPr="00000000">
        <w:rPr>
          <w:rtl w:val="0"/>
        </w:rPr>
        <w:t xml:space="preserve">    $s_email=$_REQUEST['email'];</w:t>
      </w:r>
    </w:p>
    <w:p w:rsidR="00000000" w:rsidDel="00000000" w:rsidP="00000000" w:rsidRDefault="00000000" w:rsidRPr="00000000" w14:paraId="00000344">
      <w:pPr>
        <w:spacing w:after="0" w:lineRule="auto"/>
        <w:rPr/>
      </w:pPr>
      <w:r w:rsidDel="00000000" w:rsidR="00000000" w:rsidRPr="00000000">
        <w:rPr>
          <w:rtl w:val="0"/>
        </w:rPr>
        <w:t xml:space="preserve">    $s_password=$_REQUEST['password'];</w:t>
      </w:r>
    </w:p>
    <w:p w:rsidR="00000000" w:rsidDel="00000000" w:rsidP="00000000" w:rsidRDefault="00000000" w:rsidRPr="00000000" w14:paraId="00000345">
      <w:pPr>
        <w:spacing w:after="0" w:lineRule="auto"/>
        <w:rPr/>
      </w:pPr>
      <w:r w:rsidDel="00000000" w:rsidR="00000000" w:rsidRPr="00000000">
        <w:rPr>
          <w:rtl w:val="0"/>
        </w:rPr>
        <w:t xml:space="preserve">    $seller_select="select * from seller where s_email='$s_email' and s_password='$s_password'";</w:t>
      </w:r>
    </w:p>
    <w:p w:rsidR="00000000" w:rsidDel="00000000" w:rsidP="00000000" w:rsidRDefault="00000000" w:rsidRPr="00000000" w14:paraId="00000346">
      <w:pPr>
        <w:spacing w:after="0" w:lineRule="auto"/>
        <w:rPr/>
      </w:pPr>
      <w:r w:rsidDel="00000000" w:rsidR="00000000" w:rsidRPr="00000000">
        <w:rPr>
          <w:rtl w:val="0"/>
        </w:rPr>
        <w:t xml:space="preserve">    $seller_select1=mysqli_query($connection,$seller_select);</w:t>
      </w:r>
    </w:p>
    <w:p w:rsidR="00000000" w:rsidDel="00000000" w:rsidP="00000000" w:rsidRDefault="00000000" w:rsidRPr="00000000" w14:paraId="00000347">
      <w:pPr>
        <w:spacing w:after="0" w:lineRule="auto"/>
        <w:rPr/>
      </w:pPr>
      <w:r w:rsidDel="00000000" w:rsidR="00000000" w:rsidRPr="00000000">
        <w:rPr>
          <w:rtl w:val="0"/>
        </w:rPr>
        <w:t xml:space="preserve">    $seller_select2=mysqli_num_rows($seller_select1);</w:t>
      </w:r>
    </w:p>
    <w:p w:rsidR="00000000" w:rsidDel="00000000" w:rsidP="00000000" w:rsidRDefault="00000000" w:rsidRPr="00000000" w14:paraId="00000348">
      <w:pPr>
        <w:spacing w:after="0" w:lineRule="auto"/>
        <w:rPr/>
      </w:pPr>
      <w:r w:rsidDel="00000000" w:rsidR="00000000" w:rsidRPr="00000000">
        <w:rPr>
          <w:rtl w:val="0"/>
        </w:rPr>
        <w:t xml:space="preserve">    if($seller_select2==1)</w:t>
      </w:r>
    </w:p>
    <w:p w:rsidR="00000000" w:rsidDel="00000000" w:rsidP="00000000" w:rsidRDefault="00000000" w:rsidRPr="00000000" w14:paraId="00000349">
      <w:pPr>
        <w:spacing w:after="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4A">
      <w:pPr>
        <w:spacing w:after="0" w:lineRule="auto"/>
        <w:rPr/>
      </w:pPr>
      <w:r w:rsidDel="00000000" w:rsidR="00000000" w:rsidRPr="00000000">
        <w:rPr>
          <w:rtl w:val="0"/>
        </w:rPr>
        <w:t xml:space="preserve">        $seller_fetch=mysqli_fetch_array($seller_select1);</w:t>
      </w:r>
    </w:p>
    <w:p w:rsidR="00000000" w:rsidDel="00000000" w:rsidP="00000000" w:rsidRDefault="00000000" w:rsidRPr="00000000" w14:paraId="0000034B">
      <w:pPr>
        <w:spacing w:after="0" w:lineRule="auto"/>
        <w:rPr/>
      </w:pPr>
      <w:r w:rsidDel="00000000" w:rsidR="00000000" w:rsidRPr="00000000">
        <w:rPr>
          <w:rtl w:val="0"/>
        </w:rPr>
        <w:t xml:space="preserve">        if($seller_fetch['s_status']=='active')</w:t>
      </w:r>
    </w:p>
    <w:p w:rsidR="00000000" w:rsidDel="00000000" w:rsidP="00000000" w:rsidRDefault="00000000" w:rsidRPr="00000000" w14:paraId="0000034C">
      <w:pPr>
        <w:spacing w:after="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4D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$_SESSION['em']=$s_email;</w:t>
      </w:r>
    </w:p>
    <w:p w:rsidR="00000000" w:rsidDel="00000000" w:rsidP="00000000" w:rsidRDefault="00000000" w:rsidRPr="00000000" w14:paraId="0000034E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$_SESSION['seller_id']=$seller_fetch['s_id'];</w:t>
      </w:r>
    </w:p>
    <w:p w:rsidR="00000000" w:rsidDel="00000000" w:rsidP="00000000" w:rsidRDefault="00000000" w:rsidRPr="00000000" w14:paraId="0000034F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$_SESSION['s_name']=$seller_fetch['s_name'];</w:t>
      </w:r>
    </w:p>
    <w:p w:rsidR="00000000" w:rsidDel="00000000" w:rsidP="00000000" w:rsidRDefault="00000000" w:rsidRPr="00000000" w14:paraId="00000350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$_SESSION['type']='Seller';</w:t>
      </w:r>
    </w:p>
    <w:p w:rsidR="00000000" w:rsidDel="00000000" w:rsidP="00000000" w:rsidRDefault="00000000" w:rsidRPr="00000000" w14:paraId="00000351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    header("location:adminpanel/home.php");</w:t>
      </w:r>
    </w:p>
    <w:p w:rsidR="00000000" w:rsidDel="00000000" w:rsidP="00000000" w:rsidRDefault="00000000" w:rsidRPr="00000000" w14:paraId="00000352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    //echo "login successful";</w:t>
      </w:r>
    </w:p>
    <w:p w:rsidR="00000000" w:rsidDel="00000000" w:rsidP="00000000" w:rsidRDefault="00000000" w:rsidRPr="00000000" w14:paraId="00000353">
      <w:pPr>
        <w:spacing w:after="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54">
      <w:pPr>
        <w:spacing w:after="0" w:lineRule="auto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355">
      <w:pPr>
        <w:spacing w:after="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56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    echo "Your Account Has been deactivated";</w:t>
      </w:r>
    </w:p>
    <w:p w:rsidR="00000000" w:rsidDel="00000000" w:rsidP="00000000" w:rsidRDefault="00000000" w:rsidRPr="00000000" w14:paraId="00000357">
      <w:pPr>
        <w:spacing w:after="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58">
      <w:pPr>
        <w:spacing w:after="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59">
      <w:pPr>
        <w:spacing w:after="0" w:lineRule="auto"/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35A">
      <w:pPr>
        <w:spacing w:after="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5B">
      <w:pPr>
        <w:spacing w:after="0" w:lineRule="auto"/>
        <w:rPr/>
      </w:pPr>
      <w:r w:rsidDel="00000000" w:rsidR="00000000" w:rsidRPr="00000000">
        <w:rPr>
          <w:rtl w:val="0"/>
        </w:rPr>
        <w:t xml:space="preserve">        $err= "Invalid Username or Password";</w:t>
      </w:r>
    </w:p>
    <w:p w:rsidR="00000000" w:rsidDel="00000000" w:rsidP="00000000" w:rsidRDefault="00000000" w:rsidRPr="00000000" w14:paraId="0000035C">
      <w:pPr>
        <w:spacing w:after="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5D">
      <w:pPr>
        <w:spacing w:after="0" w:lineRule="auto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5E">
      <w:pPr>
        <w:spacing w:after="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5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after="0" w:lineRule="auto"/>
        <w:rPr/>
      </w:pPr>
      <w:r w:rsidDel="00000000" w:rsidR="00000000" w:rsidRPr="00000000">
        <w:rPr>
          <w:rtl w:val="0"/>
        </w:rPr>
        <w:t xml:space="preserve">?&gt;</w:t>
      </w:r>
    </w:p>
    <w:p w:rsidR="00000000" w:rsidDel="00000000" w:rsidP="00000000" w:rsidRDefault="00000000" w:rsidRPr="00000000" w14:paraId="0000036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pStyle w:val="Heading3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Registration :-</w:t>
      </w:r>
    </w:p>
    <w:p w:rsidR="00000000" w:rsidDel="00000000" w:rsidP="00000000" w:rsidRDefault="00000000" w:rsidRPr="00000000" w14:paraId="0000036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 &lt;?php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$connection=mysqli_connect("localhost","root","","project");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if(isset($_REQUEST['btn register']))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    $s_name=$_REQUEST['fullname'];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    $s_contact=$_REQUEST['contact no'];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    $s_email=$_REQUEST['email'];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    $s_password=$_REQUEST['password'];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    $s_address=$_REQUEST['address'];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  $seller_insert="insert into seller(s_name,s_email,s_address,s_contact,s_password)values ('$s_name','$s_email','$s_address','$s_contact','$s_password')";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    $seller_insert1=mysqli_query($connection,$seller_insert);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    echo "registration successful";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?&gt;</w:t>
      </w:r>
    </w:p>
    <w:p w:rsidR="00000000" w:rsidDel="00000000" w:rsidP="00000000" w:rsidRDefault="00000000" w:rsidRPr="00000000" w14:paraId="0000037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Style w:val="Heading3"/>
        <w:rPr/>
      </w:pPr>
      <w:r w:rsidDel="00000000" w:rsidR="00000000" w:rsidRPr="00000000">
        <w:rPr>
          <w:rtl w:val="0"/>
        </w:rPr>
        <w:t xml:space="preserve">Action:-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after="0" w:lineRule="auto"/>
        <w:rPr/>
      </w:pPr>
      <w:r w:rsidDel="00000000" w:rsidR="00000000" w:rsidRPr="00000000">
        <w:rPr>
          <w:rtl w:val="0"/>
        </w:rPr>
        <w:t xml:space="preserve">&lt;?php </w:t>
      </w:r>
    </w:p>
    <w:p w:rsidR="00000000" w:rsidDel="00000000" w:rsidP="00000000" w:rsidRDefault="00000000" w:rsidRPr="00000000" w14:paraId="00000395">
      <w:pPr>
        <w:spacing w:after="0" w:lineRule="auto"/>
        <w:rPr/>
      </w:pPr>
      <w:r w:rsidDel="00000000" w:rsidR="00000000" w:rsidRPr="00000000">
        <w:rPr>
          <w:rtl w:val="0"/>
        </w:rPr>
        <w:t xml:space="preserve">error_reporting(0);</w:t>
      </w:r>
    </w:p>
    <w:p w:rsidR="00000000" w:rsidDel="00000000" w:rsidP="00000000" w:rsidRDefault="00000000" w:rsidRPr="00000000" w14:paraId="00000396">
      <w:pPr>
        <w:spacing w:after="0" w:lineRule="auto"/>
        <w:rPr/>
      </w:pPr>
      <w:r w:rsidDel="00000000" w:rsidR="00000000" w:rsidRPr="00000000">
        <w:rPr>
          <w:rtl w:val="0"/>
        </w:rPr>
        <w:t xml:space="preserve">ob_start();</w:t>
      </w:r>
    </w:p>
    <w:p w:rsidR="00000000" w:rsidDel="00000000" w:rsidP="00000000" w:rsidRDefault="00000000" w:rsidRPr="00000000" w14:paraId="00000397">
      <w:pPr>
        <w:spacing w:after="0" w:lineRule="auto"/>
        <w:rPr/>
      </w:pPr>
      <w:r w:rsidDel="00000000" w:rsidR="00000000" w:rsidRPr="00000000">
        <w:rPr>
          <w:rtl w:val="0"/>
        </w:rPr>
        <w:t xml:space="preserve">session_start();</w:t>
      </w:r>
    </w:p>
    <w:p w:rsidR="00000000" w:rsidDel="00000000" w:rsidP="00000000" w:rsidRDefault="00000000" w:rsidRPr="00000000" w14:paraId="00000398">
      <w:pPr>
        <w:spacing w:after="0" w:lineRule="auto"/>
        <w:rPr/>
      </w:pPr>
      <w:r w:rsidDel="00000000" w:rsidR="00000000" w:rsidRPr="00000000">
        <w:rPr>
          <w:rtl w:val="0"/>
        </w:rPr>
        <w:t xml:space="preserve">$connection=mysqli_connect("localhost","root","","project");</w:t>
      </w:r>
    </w:p>
    <w:p w:rsidR="00000000" w:rsidDel="00000000" w:rsidP="00000000" w:rsidRDefault="00000000" w:rsidRPr="00000000" w14:paraId="00000399">
      <w:pPr>
        <w:spacing w:after="0" w:lineRule="auto"/>
        <w:rPr/>
      </w:pPr>
      <w:r w:rsidDel="00000000" w:rsidR="00000000" w:rsidRPr="00000000">
        <w:rPr>
          <w:rtl w:val="0"/>
        </w:rPr>
        <w:t xml:space="preserve">$uid=$_SESSION['user_id'];</w:t>
      </w:r>
    </w:p>
    <w:p w:rsidR="00000000" w:rsidDel="00000000" w:rsidP="00000000" w:rsidRDefault="00000000" w:rsidRPr="00000000" w14:paraId="0000039A">
      <w:pPr>
        <w:spacing w:after="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9B">
      <w:pPr>
        <w:spacing w:after="0" w:lineRule="auto"/>
        <w:rPr/>
      </w:pPr>
      <w:r w:rsidDel="00000000" w:rsidR="00000000" w:rsidRPr="00000000">
        <w:rPr>
          <w:rtl w:val="0"/>
        </w:rPr>
        <w:t xml:space="preserve">if(isset($_REQUEST['id']))</w:t>
      </w:r>
    </w:p>
    <w:p w:rsidR="00000000" w:rsidDel="00000000" w:rsidP="00000000" w:rsidRDefault="00000000" w:rsidRPr="00000000" w14:paraId="0000039C">
      <w:pPr>
        <w:spacing w:after="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9D">
      <w:pPr>
        <w:spacing w:after="0" w:lineRule="auto"/>
        <w:rPr/>
      </w:pPr>
      <w:r w:rsidDel="00000000" w:rsidR="00000000" w:rsidRPr="00000000">
        <w:rPr>
          <w:rtl w:val="0"/>
        </w:rPr>
        <w:t xml:space="preserve">    $pid=$_REQUEST['id'];</w:t>
      </w:r>
    </w:p>
    <w:p w:rsidR="00000000" w:rsidDel="00000000" w:rsidP="00000000" w:rsidRDefault="00000000" w:rsidRPr="00000000" w14:paraId="0000039E">
      <w:pPr>
        <w:spacing w:after="0" w:lineRule="auto"/>
        <w:rPr/>
      </w:pPr>
      <w:r w:rsidDel="00000000" w:rsidR="00000000" w:rsidRPr="00000000">
        <w:rPr>
          <w:rtl w:val="0"/>
        </w:rPr>
        <w:t xml:space="preserve">    $uid=$_SESSION['user_id'];</w:t>
      </w:r>
    </w:p>
    <w:p w:rsidR="00000000" w:rsidDel="00000000" w:rsidP="00000000" w:rsidRDefault="00000000" w:rsidRPr="00000000" w14:paraId="0000039F">
      <w:pPr>
        <w:spacing w:after="0" w:lineRule="auto"/>
        <w:rPr/>
      </w:pPr>
      <w:r w:rsidDel="00000000" w:rsidR="00000000" w:rsidRPr="00000000">
        <w:rPr>
          <w:rtl w:val="0"/>
        </w:rPr>
        <w:t xml:space="preserve">    $qty=$_REQUEST['qty'];</w:t>
      </w:r>
    </w:p>
    <w:p w:rsidR="00000000" w:rsidDel="00000000" w:rsidP="00000000" w:rsidRDefault="00000000" w:rsidRPr="00000000" w14:paraId="000003A0">
      <w:pPr>
        <w:spacing w:after="0" w:lineRule="auto"/>
        <w:rPr/>
      </w:pPr>
      <w:r w:rsidDel="00000000" w:rsidR="00000000" w:rsidRPr="00000000">
        <w:rPr>
          <w:rtl w:val="0"/>
        </w:rPr>
        <w:t xml:space="preserve">    $unit_price=$_REQUEST['product_price'];</w:t>
      </w:r>
    </w:p>
    <w:p w:rsidR="00000000" w:rsidDel="00000000" w:rsidP="00000000" w:rsidRDefault="00000000" w:rsidRPr="00000000" w14:paraId="000003A1">
      <w:pPr>
        <w:spacing w:after="0" w:lineRule="auto"/>
        <w:rPr/>
      </w:pPr>
      <w:r w:rsidDel="00000000" w:rsidR="00000000" w:rsidRPr="00000000">
        <w:rPr>
          <w:rtl w:val="0"/>
        </w:rPr>
        <w:t xml:space="preserve">    $total_price=$qty*$unit_price;</w:t>
      </w:r>
    </w:p>
    <w:p w:rsidR="00000000" w:rsidDel="00000000" w:rsidP="00000000" w:rsidRDefault="00000000" w:rsidRPr="00000000" w14:paraId="000003A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after="0" w:lineRule="auto"/>
        <w:rPr/>
      </w:pPr>
      <w:r w:rsidDel="00000000" w:rsidR="00000000" w:rsidRPr="00000000">
        <w:rPr>
          <w:rtl w:val="0"/>
        </w:rPr>
        <w:t xml:space="preserve">    $insert_cart="insert into cart(c_product_id,c_user_id,c_qty,c_unit_price,c_total_price)values('$pid','$uid','$qty','$unit_price','$total_price')";</w:t>
      </w:r>
    </w:p>
    <w:p w:rsidR="00000000" w:rsidDel="00000000" w:rsidP="00000000" w:rsidRDefault="00000000" w:rsidRPr="00000000" w14:paraId="000003A5">
      <w:pPr>
        <w:spacing w:after="0" w:lineRule="auto"/>
        <w:rPr/>
      </w:pPr>
      <w:r w:rsidDel="00000000" w:rsidR="00000000" w:rsidRPr="00000000">
        <w:rPr>
          <w:rtl w:val="0"/>
        </w:rPr>
        <w:t xml:space="preserve">    $insert_cart1=mysqli_query($connection,$insert_cart);</w:t>
      </w:r>
    </w:p>
    <w:p w:rsidR="00000000" w:rsidDel="00000000" w:rsidP="00000000" w:rsidRDefault="00000000" w:rsidRPr="00000000" w14:paraId="000003A6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    header("location:cart.php");    </w:t>
      </w:r>
    </w:p>
    <w:p w:rsidR="00000000" w:rsidDel="00000000" w:rsidP="00000000" w:rsidRDefault="00000000" w:rsidRPr="00000000" w14:paraId="000003A7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3A8">
      <w:pPr>
        <w:spacing w:after="0" w:lineRule="auto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3A9">
      <w:pPr>
        <w:spacing w:after="0" w:lineRule="auto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AA">
      <w:pPr>
        <w:spacing w:after="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AB">
      <w:pPr>
        <w:spacing w:after="0" w:lineRule="auto"/>
        <w:rPr/>
      </w:pPr>
      <w:r w:rsidDel="00000000" w:rsidR="00000000" w:rsidRPr="00000000">
        <w:rPr>
          <w:rtl w:val="0"/>
        </w:rPr>
        <w:t xml:space="preserve">if(isset($_REQUEST['d']))</w:t>
      </w:r>
    </w:p>
    <w:p w:rsidR="00000000" w:rsidDel="00000000" w:rsidP="00000000" w:rsidRDefault="00000000" w:rsidRPr="00000000" w14:paraId="000003AC">
      <w:pPr>
        <w:spacing w:after="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AD">
      <w:pPr>
        <w:spacing w:after="0" w:lineRule="auto"/>
        <w:rPr/>
      </w:pPr>
      <w:r w:rsidDel="00000000" w:rsidR="00000000" w:rsidRPr="00000000">
        <w:rPr>
          <w:rtl w:val="0"/>
        </w:rPr>
        <w:t xml:space="preserve">    $id=$_REQUEST['d'];</w:t>
      </w:r>
    </w:p>
    <w:p w:rsidR="00000000" w:rsidDel="00000000" w:rsidP="00000000" w:rsidRDefault="00000000" w:rsidRPr="00000000" w14:paraId="000003AE">
      <w:pPr>
        <w:spacing w:after="0" w:lineRule="auto"/>
        <w:rPr/>
      </w:pPr>
      <w:r w:rsidDel="00000000" w:rsidR="00000000" w:rsidRPr="00000000">
        <w:rPr>
          <w:rtl w:val="0"/>
        </w:rPr>
        <w:t xml:space="preserve">    $d="delete from cart where c_id='$id'";</w:t>
      </w:r>
    </w:p>
    <w:p w:rsidR="00000000" w:rsidDel="00000000" w:rsidP="00000000" w:rsidRDefault="00000000" w:rsidRPr="00000000" w14:paraId="000003AF">
      <w:pPr>
        <w:spacing w:after="0" w:lineRule="auto"/>
        <w:rPr/>
      </w:pPr>
      <w:r w:rsidDel="00000000" w:rsidR="00000000" w:rsidRPr="00000000">
        <w:rPr>
          <w:rtl w:val="0"/>
        </w:rPr>
        <w:t xml:space="preserve">    mysqli_query($connection,$d);</w:t>
      </w:r>
    </w:p>
    <w:p w:rsidR="00000000" w:rsidDel="00000000" w:rsidP="00000000" w:rsidRDefault="00000000" w:rsidRPr="00000000" w14:paraId="000003B0">
      <w:pPr>
        <w:spacing w:after="0" w:lineRule="auto"/>
        <w:rPr/>
      </w:pPr>
      <w:r w:rsidDel="00000000" w:rsidR="00000000" w:rsidRPr="00000000">
        <w:rPr>
          <w:rtl w:val="0"/>
        </w:rPr>
        <w:t xml:space="preserve">    header("location:cart.php");</w:t>
      </w:r>
    </w:p>
    <w:p w:rsidR="00000000" w:rsidDel="00000000" w:rsidP="00000000" w:rsidRDefault="00000000" w:rsidRPr="00000000" w14:paraId="000003B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after="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B3">
      <w:pPr>
        <w:spacing w:after="0" w:lineRule="auto"/>
        <w:rPr/>
      </w:pPr>
      <w:r w:rsidDel="00000000" w:rsidR="00000000" w:rsidRPr="00000000">
        <w:rPr>
          <w:rtl w:val="0"/>
        </w:rPr>
        <w:t xml:space="preserve">$cart="select * from cart as c, product as p where p.id=c.c_product_id and c.c_user_id='$uid'";</w:t>
      </w:r>
    </w:p>
    <w:p w:rsidR="00000000" w:rsidDel="00000000" w:rsidP="00000000" w:rsidRDefault="00000000" w:rsidRPr="00000000" w14:paraId="000003B4">
      <w:pPr>
        <w:spacing w:after="0" w:lineRule="auto"/>
        <w:rPr/>
      </w:pPr>
      <w:r w:rsidDel="00000000" w:rsidR="00000000" w:rsidRPr="00000000">
        <w:rPr>
          <w:rtl w:val="0"/>
        </w:rPr>
        <w:t xml:space="preserve">$cart1=mysqli_query($connection,$cart);</w:t>
      </w:r>
    </w:p>
    <w:p w:rsidR="00000000" w:rsidDel="00000000" w:rsidP="00000000" w:rsidRDefault="00000000" w:rsidRPr="00000000" w14:paraId="000003B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after="0" w:lineRule="auto"/>
        <w:rPr/>
      </w:pPr>
      <w:r w:rsidDel="00000000" w:rsidR="00000000" w:rsidRPr="00000000">
        <w:rPr>
          <w:rtl w:val="0"/>
        </w:rPr>
        <w:t xml:space="preserve">$my_data="select * from user where u_id='$uid'";</w:t>
      </w:r>
    </w:p>
    <w:p w:rsidR="00000000" w:rsidDel="00000000" w:rsidP="00000000" w:rsidRDefault="00000000" w:rsidRPr="00000000" w14:paraId="000003B7">
      <w:pPr>
        <w:spacing w:after="0" w:lineRule="auto"/>
        <w:rPr/>
      </w:pPr>
      <w:r w:rsidDel="00000000" w:rsidR="00000000" w:rsidRPr="00000000">
        <w:rPr>
          <w:rtl w:val="0"/>
        </w:rPr>
        <w:t xml:space="preserve">$my_data1=mysqli_query($connection,$my_data);</w:t>
      </w:r>
    </w:p>
    <w:p w:rsidR="00000000" w:rsidDel="00000000" w:rsidP="00000000" w:rsidRDefault="00000000" w:rsidRPr="00000000" w14:paraId="000003B8">
      <w:pPr>
        <w:spacing w:after="0" w:lineRule="auto"/>
        <w:rPr/>
      </w:pPr>
      <w:r w:rsidDel="00000000" w:rsidR="00000000" w:rsidRPr="00000000">
        <w:rPr>
          <w:rtl w:val="0"/>
        </w:rPr>
        <w:t xml:space="preserve">    $my_data2=mysqli_fetch_array($my_data1);</w:t>
      </w:r>
    </w:p>
    <w:p w:rsidR="00000000" w:rsidDel="00000000" w:rsidP="00000000" w:rsidRDefault="00000000" w:rsidRPr="00000000" w14:paraId="000003B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after="0" w:lineRule="auto"/>
        <w:rPr/>
      </w:pPr>
      <w:r w:rsidDel="00000000" w:rsidR="00000000" w:rsidRPr="00000000">
        <w:rPr>
          <w:rtl w:val="0"/>
        </w:rPr>
        <w:t xml:space="preserve">?&gt;</w:t>
      </w:r>
    </w:p>
    <w:p w:rsidR="00000000" w:rsidDel="00000000" w:rsidP="00000000" w:rsidRDefault="00000000" w:rsidRPr="00000000" w14:paraId="000003BB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BE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pStyle w:val="Heading3"/>
        <w:ind w:left="1440" w:firstLine="720"/>
        <w:rPr>
          <w:rFonts w:ascii="Cambria" w:cs="Cambria" w:eastAsia="Cambria" w:hAnsi="Cambria"/>
          <w:color w:val="4f81bd"/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SYSTEM ARCHITECTURAL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5819775" cy="5438775"/>
            <wp:effectExtent b="0" l="0" r="0" t="0"/>
            <wp:docPr id="11103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43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153025" cy="5248275"/>
            <wp:effectExtent b="0" l="0" r="0" t="0"/>
            <wp:docPr descr="Diagram&#10;&#10;Description automatically generated" id="111039" name="image4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4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248275" cy="5438775"/>
            <wp:effectExtent b="0" l="0" r="0" t="0"/>
            <wp:docPr descr="Diagram&#10;&#10;Description automatically generated" id="111040" name="image6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6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43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keepNext w:val="0"/>
        <w:keepLines w:val="0"/>
        <w:widowControl w:val="1"/>
        <w:pBdr>
          <w:top w:space="0" w:sz="0" w:val="nil"/>
          <w:left w:space="0" w:sz="0" w:val="nil"/>
          <w:bottom w:color="4472c4" w:space="4" w:sz="4" w:val="single"/>
          <w:right w:space="0" w:sz="0" w:val="nil"/>
          <w:between w:space="0" w:sz="0" w:val="nil"/>
        </w:pBdr>
        <w:shd w:fill="auto" w:val="clear"/>
        <w:spacing w:after="280" w:before="200" w:line="276" w:lineRule="auto"/>
        <w:ind w:left="936" w:right="936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f81b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72c4"/>
          <w:sz w:val="36"/>
          <w:szCs w:val="36"/>
          <w:u w:val="none"/>
          <w:shd w:fill="auto" w:val="clear"/>
          <w:vertAlign w:val="baseline"/>
          <w:rtl w:val="0"/>
        </w:rPr>
        <w:t xml:space="preserve">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pStyle w:val="Heading2"/>
        <w:widowControl w:val="0"/>
        <w:numPr>
          <w:ilvl w:val="0"/>
          <w:numId w:val="9"/>
        </w:numPr>
        <w:spacing w:before="200" w:line="273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Login page</w:t>
      </w:r>
      <w:r w:rsidDel="00000000" w:rsidR="00000000" w:rsidRPr="00000000">
        <w:rPr>
          <w:rtl w:val="0"/>
        </w:rPr>
      </w:r>
    </w:p>
    <w:tbl>
      <w:tblPr>
        <w:tblStyle w:val="Table12"/>
        <w:tblW w:w="10534.0" w:type="dxa"/>
        <w:jc w:val="left"/>
        <w:tblInd w:w="0.0" w:type="dxa"/>
        <w:tblBorders>
          <w:top w:color="4472c4" w:space="0" w:sz="8" w:val="single"/>
          <w:left w:color="4472c4" w:space="0" w:sz="8" w:val="single"/>
          <w:bottom w:color="4472c4" w:space="0" w:sz="8" w:val="single"/>
          <w:right w:color="4472c4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1684"/>
        <w:gridCol w:w="2102"/>
        <w:gridCol w:w="1685"/>
        <w:gridCol w:w="1685"/>
        <w:gridCol w:w="1688"/>
        <w:gridCol w:w="1690"/>
        <w:tblGridChange w:id="0">
          <w:tblGrid>
            <w:gridCol w:w="1684"/>
            <w:gridCol w:w="2102"/>
            <w:gridCol w:w="1685"/>
            <w:gridCol w:w="1685"/>
            <w:gridCol w:w="1688"/>
            <w:gridCol w:w="1690"/>
          </w:tblGrid>
        </w:tblGridChange>
      </w:tblGrid>
      <w:tr>
        <w:trPr>
          <w:trHeight w:val="788" w:hRule="atLeast"/>
        </w:trPr>
        <w:tc>
          <w:tcPr>
            <w:shd w:fill="4472c4" w:val="clear"/>
          </w:tcPr>
          <w:p w:rsidR="00000000" w:rsidDel="00000000" w:rsidP="00000000" w:rsidRDefault="00000000" w:rsidRPr="00000000" w14:paraId="0000040A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472c4" w:val="clear"/>
          </w:tcPr>
          <w:p w:rsidR="00000000" w:rsidDel="00000000" w:rsidP="00000000" w:rsidRDefault="00000000" w:rsidRPr="00000000" w14:paraId="0000040B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472c4" w:val="clear"/>
          </w:tcPr>
          <w:p w:rsidR="00000000" w:rsidDel="00000000" w:rsidP="00000000" w:rsidRDefault="00000000" w:rsidRPr="00000000" w14:paraId="0000040C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472c4" w:val="clear"/>
          </w:tcPr>
          <w:p w:rsidR="00000000" w:rsidDel="00000000" w:rsidP="00000000" w:rsidRDefault="00000000" w:rsidRPr="00000000" w14:paraId="0000040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Excepted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472c4" w:val="clear"/>
          </w:tcPr>
          <w:p w:rsidR="00000000" w:rsidDel="00000000" w:rsidP="00000000" w:rsidRDefault="00000000" w:rsidRPr="00000000" w14:paraId="0000040F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Actual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472c4" w:val="clear"/>
          </w:tcPr>
          <w:p w:rsidR="00000000" w:rsidDel="00000000" w:rsidP="00000000" w:rsidRDefault="00000000" w:rsidRPr="00000000" w14:paraId="0000041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7" w:hRule="atLeast"/>
        </w:trPr>
        <w:tc>
          <w:tcPr/>
          <w:p w:rsidR="00000000" w:rsidDel="00000000" w:rsidP="00000000" w:rsidRDefault="00000000" w:rsidRPr="00000000" w14:paraId="0000041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13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empty user email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4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blank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</w:p>
        </w:tc>
        <w:tc>
          <w:tcPr/>
          <w:p w:rsidR="00000000" w:rsidDel="00000000" w:rsidP="00000000" w:rsidRDefault="00000000" w:rsidRPr="00000000" w14:paraId="00000416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Error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7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Login Fail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6" w:hRule="atLeast"/>
        </w:trPr>
        <w:tc>
          <w:tcPr/>
          <w:p w:rsidR="00000000" w:rsidDel="00000000" w:rsidP="00000000" w:rsidRDefault="00000000" w:rsidRPr="00000000" w14:paraId="00000418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19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Empty /wrong password</w:t>
            </w:r>
          </w:p>
        </w:tc>
        <w:tc>
          <w:tcPr/>
          <w:p w:rsidR="00000000" w:rsidDel="00000000" w:rsidP="00000000" w:rsidRDefault="00000000" w:rsidRPr="00000000" w14:paraId="0000041A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Blank /wrong</w:t>
            </w:r>
          </w:p>
        </w:tc>
        <w:tc>
          <w:tcPr/>
          <w:p w:rsidR="00000000" w:rsidDel="00000000" w:rsidP="00000000" w:rsidRDefault="00000000" w:rsidRPr="00000000" w14:paraId="0000041B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</w:p>
        </w:tc>
        <w:tc>
          <w:tcPr/>
          <w:p w:rsidR="00000000" w:rsidDel="00000000" w:rsidP="00000000" w:rsidRDefault="00000000" w:rsidRPr="00000000" w14:paraId="0000041C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Error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D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login fail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pStyle w:val="Heading2"/>
        <w:widowControl w:val="0"/>
        <w:numPr>
          <w:ilvl w:val="0"/>
          <w:numId w:val="10"/>
        </w:numPr>
        <w:spacing w:before="200" w:line="273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Add Seller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0413.0" w:type="dxa"/>
        <w:jc w:val="left"/>
        <w:tblInd w:w="0.0" w:type="dxa"/>
        <w:tblBorders>
          <w:top w:color="4472c4" w:space="0" w:sz="8" w:val="single"/>
          <w:left w:color="4472c4" w:space="0" w:sz="8" w:val="single"/>
          <w:bottom w:color="4472c4" w:space="0" w:sz="8" w:val="single"/>
          <w:right w:color="4472c4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1734"/>
        <w:gridCol w:w="1734"/>
        <w:gridCol w:w="1736"/>
        <w:gridCol w:w="1736"/>
        <w:gridCol w:w="1736"/>
        <w:gridCol w:w="1737"/>
        <w:tblGridChange w:id="0">
          <w:tblGrid>
            <w:gridCol w:w="1734"/>
            <w:gridCol w:w="1734"/>
            <w:gridCol w:w="1736"/>
            <w:gridCol w:w="1736"/>
            <w:gridCol w:w="1736"/>
            <w:gridCol w:w="1737"/>
          </w:tblGrid>
        </w:tblGridChange>
      </w:tblGrid>
      <w:tr>
        <w:trPr>
          <w:trHeight w:val="582" w:hRule="atLeast"/>
        </w:trPr>
        <w:tc>
          <w:tcPr>
            <w:shd w:fill="4472c4" w:val="clear"/>
          </w:tcPr>
          <w:p w:rsidR="00000000" w:rsidDel="00000000" w:rsidP="00000000" w:rsidRDefault="00000000" w:rsidRPr="00000000" w14:paraId="00000423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NO.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472c4" w:val="clear"/>
          </w:tcPr>
          <w:p w:rsidR="00000000" w:rsidDel="00000000" w:rsidP="00000000" w:rsidRDefault="00000000" w:rsidRPr="00000000" w14:paraId="00000424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472c4" w:val="clear"/>
          </w:tcPr>
          <w:p w:rsidR="00000000" w:rsidDel="00000000" w:rsidP="00000000" w:rsidRDefault="00000000" w:rsidRPr="00000000" w14:paraId="0000042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472c4" w:val="clear"/>
          </w:tcPr>
          <w:p w:rsidR="00000000" w:rsidDel="00000000" w:rsidP="00000000" w:rsidRDefault="00000000" w:rsidRPr="00000000" w14:paraId="0000042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tl w:val="0"/>
              </w:rPr>
              <w:t xml:space="preserve">Expected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 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472c4" w:val="clear"/>
          </w:tcPr>
          <w:p w:rsidR="00000000" w:rsidDel="00000000" w:rsidP="00000000" w:rsidRDefault="00000000" w:rsidRPr="00000000" w14:paraId="00000427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Actual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8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472c4" w:val="clear"/>
          </w:tcPr>
          <w:p w:rsidR="00000000" w:rsidDel="00000000" w:rsidP="00000000" w:rsidRDefault="00000000" w:rsidRPr="00000000" w14:paraId="00000429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5" w:hRule="atLeast"/>
        </w:trPr>
        <w:tc>
          <w:tcPr/>
          <w:p w:rsidR="00000000" w:rsidDel="00000000" w:rsidP="00000000" w:rsidRDefault="00000000" w:rsidRPr="00000000" w14:paraId="0000042A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B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Email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C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email format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</w:p>
        </w:tc>
        <w:tc>
          <w:tcPr/>
          <w:p w:rsidR="00000000" w:rsidDel="00000000" w:rsidP="00000000" w:rsidRDefault="00000000" w:rsidRPr="00000000" w14:paraId="0000042E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Error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F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register fail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5" w:hRule="atLeast"/>
        </w:trPr>
        <w:tc>
          <w:tcPr/>
          <w:p w:rsidR="00000000" w:rsidDel="00000000" w:rsidP="00000000" w:rsidRDefault="00000000" w:rsidRPr="00000000" w14:paraId="0000043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31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Name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2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blank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3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</w:p>
        </w:tc>
        <w:tc>
          <w:tcPr/>
          <w:p w:rsidR="00000000" w:rsidDel="00000000" w:rsidP="00000000" w:rsidRDefault="00000000" w:rsidRPr="00000000" w14:paraId="00000434">
            <w:pPr>
              <w:spacing w:after="0" w:line="240" w:lineRule="auto"/>
              <w:jc w:val="center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register fail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43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37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 password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8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&gt;10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9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</w:p>
        </w:tc>
        <w:tc>
          <w:tcPr/>
          <w:p w:rsidR="00000000" w:rsidDel="00000000" w:rsidP="00000000" w:rsidRDefault="00000000" w:rsidRPr="00000000" w14:paraId="0000043A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Error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B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register fail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6" w:hRule="atLeast"/>
        </w:trPr>
        <w:tc>
          <w:tcPr/>
          <w:p w:rsidR="00000000" w:rsidDel="00000000" w:rsidP="00000000" w:rsidRDefault="00000000" w:rsidRPr="00000000" w14:paraId="0000043C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3D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Contact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43F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</w:p>
        </w:tc>
        <w:tc>
          <w:tcPr/>
          <w:p w:rsidR="00000000" w:rsidDel="00000000" w:rsidP="00000000" w:rsidRDefault="00000000" w:rsidRPr="00000000" w14:paraId="00000440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Error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1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register fail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6" w:hRule="atLeast"/>
        </w:trPr>
        <w:tc>
          <w:tcPr/>
          <w:p w:rsidR="00000000" w:rsidDel="00000000" w:rsidP="00000000" w:rsidRDefault="00000000" w:rsidRPr="00000000" w14:paraId="0000044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43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Address</w:t>
            </w:r>
          </w:p>
        </w:tc>
        <w:tc>
          <w:tcPr/>
          <w:p w:rsidR="00000000" w:rsidDel="00000000" w:rsidP="00000000" w:rsidRDefault="00000000" w:rsidRPr="00000000" w14:paraId="00000444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blank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</w:p>
        </w:tc>
        <w:tc>
          <w:tcPr/>
          <w:p w:rsidR="00000000" w:rsidDel="00000000" w:rsidP="00000000" w:rsidRDefault="00000000" w:rsidRPr="00000000" w14:paraId="00000446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Error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7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register fail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pStyle w:val="Heading2"/>
        <w:widowControl w:val="0"/>
        <w:numPr>
          <w:ilvl w:val="0"/>
          <w:numId w:val="10"/>
        </w:numPr>
        <w:spacing w:before="200" w:line="273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Add  User</w:t>
      </w:r>
    </w:p>
    <w:p w:rsidR="00000000" w:rsidDel="00000000" w:rsidP="00000000" w:rsidRDefault="00000000" w:rsidRPr="00000000" w14:paraId="0000044A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4"/>
        <w:tblW w:w="10413.0" w:type="dxa"/>
        <w:jc w:val="left"/>
        <w:tblInd w:w="0.0" w:type="dxa"/>
        <w:tblBorders>
          <w:top w:color="4472c4" w:space="0" w:sz="8" w:val="single"/>
          <w:left w:color="4472c4" w:space="0" w:sz="8" w:val="single"/>
          <w:bottom w:color="4472c4" w:space="0" w:sz="8" w:val="single"/>
          <w:right w:color="4472c4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1734"/>
        <w:gridCol w:w="1734"/>
        <w:gridCol w:w="1736"/>
        <w:gridCol w:w="1736"/>
        <w:gridCol w:w="1736"/>
        <w:gridCol w:w="1737"/>
        <w:tblGridChange w:id="0">
          <w:tblGrid>
            <w:gridCol w:w="1734"/>
            <w:gridCol w:w="1734"/>
            <w:gridCol w:w="1736"/>
            <w:gridCol w:w="1736"/>
            <w:gridCol w:w="1736"/>
            <w:gridCol w:w="1737"/>
          </w:tblGrid>
        </w:tblGridChange>
      </w:tblGrid>
      <w:tr>
        <w:trPr>
          <w:trHeight w:val="582" w:hRule="atLeast"/>
        </w:trPr>
        <w:tc>
          <w:tcPr>
            <w:shd w:fill="4472c4" w:val="clear"/>
          </w:tcPr>
          <w:p w:rsidR="00000000" w:rsidDel="00000000" w:rsidP="00000000" w:rsidRDefault="00000000" w:rsidRPr="00000000" w14:paraId="0000044B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NO.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472c4" w:val="clear"/>
          </w:tcPr>
          <w:p w:rsidR="00000000" w:rsidDel="00000000" w:rsidP="00000000" w:rsidRDefault="00000000" w:rsidRPr="00000000" w14:paraId="0000044C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472c4" w:val="clear"/>
          </w:tcPr>
          <w:p w:rsidR="00000000" w:rsidDel="00000000" w:rsidP="00000000" w:rsidRDefault="00000000" w:rsidRPr="00000000" w14:paraId="0000044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472c4" w:val="clear"/>
          </w:tcPr>
          <w:p w:rsidR="00000000" w:rsidDel="00000000" w:rsidP="00000000" w:rsidRDefault="00000000" w:rsidRPr="00000000" w14:paraId="0000044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tl w:val="0"/>
              </w:rPr>
              <w:t xml:space="preserve">Expected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 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472c4" w:val="clear"/>
          </w:tcPr>
          <w:p w:rsidR="00000000" w:rsidDel="00000000" w:rsidP="00000000" w:rsidRDefault="00000000" w:rsidRPr="00000000" w14:paraId="0000044F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Actual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472c4" w:val="clear"/>
          </w:tcPr>
          <w:p w:rsidR="00000000" w:rsidDel="00000000" w:rsidP="00000000" w:rsidRDefault="00000000" w:rsidRPr="00000000" w14:paraId="0000045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0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5" w:hRule="atLeast"/>
        </w:trPr>
        <w:tc>
          <w:tcPr/>
          <w:p w:rsidR="00000000" w:rsidDel="00000000" w:rsidP="00000000" w:rsidRDefault="00000000" w:rsidRPr="00000000" w14:paraId="0000045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3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Email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4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email format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</w:p>
        </w:tc>
        <w:tc>
          <w:tcPr/>
          <w:p w:rsidR="00000000" w:rsidDel="00000000" w:rsidP="00000000" w:rsidRDefault="00000000" w:rsidRPr="00000000" w14:paraId="00000456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Error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7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register fail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5" w:hRule="atLeast"/>
        </w:trPr>
        <w:tc>
          <w:tcPr/>
          <w:p w:rsidR="00000000" w:rsidDel="00000000" w:rsidP="00000000" w:rsidRDefault="00000000" w:rsidRPr="00000000" w14:paraId="00000458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59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Name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A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blank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B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</w:p>
        </w:tc>
        <w:tc>
          <w:tcPr/>
          <w:p w:rsidR="00000000" w:rsidDel="00000000" w:rsidP="00000000" w:rsidRDefault="00000000" w:rsidRPr="00000000" w14:paraId="0000045C">
            <w:pPr>
              <w:spacing w:after="0" w:line="240" w:lineRule="auto"/>
              <w:jc w:val="center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D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register fail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45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5F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 password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0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&gt;10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</w:p>
        </w:tc>
        <w:tc>
          <w:tcPr/>
          <w:p w:rsidR="00000000" w:rsidDel="00000000" w:rsidP="00000000" w:rsidRDefault="00000000" w:rsidRPr="00000000" w14:paraId="00000462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Error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3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register fail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6" w:hRule="atLeast"/>
        </w:trPr>
        <w:tc>
          <w:tcPr/>
          <w:p w:rsidR="00000000" w:rsidDel="00000000" w:rsidP="00000000" w:rsidRDefault="00000000" w:rsidRPr="00000000" w14:paraId="00000464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6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Contact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467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</w:p>
        </w:tc>
        <w:tc>
          <w:tcPr/>
          <w:p w:rsidR="00000000" w:rsidDel="00000000" w:rsidP="00000000" w:rsidRDefault="00000000" w:rsidRPr="00000000" w14:paraId="00000468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Error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9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register fail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6" w:hRule="atLeast"/>
        </w:trPr>
        <w:tc>
          <w:tcPr/>
          <w:p w:rsidR="00000000" w:rsidDel="00000000" w:rsidP="00000000" w:rsidRDefault="00000000" w:rsidRPr="00000000" w14:paraId="0000046A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6B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Address</w:t>
            </w:r>
          </w:p>
        </w:tc>
        <w:tc>
          <w:tcPr/>
          <w:p w:rsidR="00000000" w:rsidDel="00000000" w:rsidP="00000000" w:rsidRDefault="00000000" w:rsidRPr="00000000" w14:paraId="0000046C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blank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</w:t>
            </w:r>
          </w:p>
        </w:tc>
        <w:tc>
          <w:tcPr/>
          <w:p w:rsidR="00000000" w:rsidDel="00000000" w:rsidP="00000000" w:rsidRDefault="00000000" w:rsidRPr="00000000" w14:paraId="0000046E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Error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F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register fail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0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60" w:type="default"/>
      <w:headerReference r:id="rId61" w:type="first"/>
      <w:headerReference r:id="rId62" w:type="even"/>
      <w:footerReference r:id="rId63" w:type="default"/>
      <w:footerReference r:id="rId64" w:type="first"/>
      <w:footerReference r:id="rId65" w:type="even"/>
      <w:type w:val="nextPage"/>
      <w:pgSz w:h="16838" w:w="11906" w:orient="portrait"/>
      <w:pgMar w:bottom="456" w:top="1166" w:left="708" w:right="36" w:header="414" w:footer="16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onsolas"/>
  <w:font w:name="Georgia"/>
  <w:font w:name="Arial"/>
  <w:font w:name="Cambria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Cambria Math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8B">
    <w:pPr>
      <w:tabs>
        <w:tab w:val="center" w:pos="5528"/>
        <w:tab w:val="right" w:pos="11162"/>
      </w:tabs>
      <w:spacing w:after="0" w:lineRule="auto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111031" name=""/>
              <a:graphic>
                <a:graphicData uri="http://schemas.microsoft.com/office/word/2010/wordprocessingShape">
                  <wps:wsp>
                    <wps:cNvSpPr/>
                    <wps:cNvPr id="27" name="Shape 27"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 \* MERGEFORMAT 14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111031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8325" cy="1838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4">
    <w:pPr>
      <w:tabs>
        <w:tab w:val="center" w:pos="5528"/>
        <w:tab w:val="right" w:pos="11081"/>
      </w:tabs>
      <w:spacing w:after="0" w:lineRule="auto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111022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 \* MERGEFORMAT 7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11102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8325" cy="1838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5">
    <w:pPr>
      <w:tabs>
        <w:tab w:val="center" w:pos="5528"/>
        <w:tab w:val="right" w:pos="11081"/>
      </w:tabs>
      <w:spacing w:after="0" w:lineRule="auto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111020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 \* MERGEFORMAT 13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111020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8325" cy="1838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111026" name=""/>
              <a:graphic>
                <a:graphicData uri="http://schemas.microsoft.com/office/word/2010/wordprocessingShape">
                  <wps:wsp>
                    <wps:cNvSpPr/>
                    <wps:cNvPr id="16" name="Shape 16"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 \* MERGEFORMAT 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111026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8325" cy="1838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111033" name=""/>
              <a:graphic>
                <a:graphicData uri="http://schemas.microsoft.com/office/word/2010/wordprocessingShape">
                  <wps:wsp>
                    <wps:cNvSpPr/>
                    <wps:cNvPr id="31" name="Shape 31"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 \* MERGEFORMAT 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111033" name="image30.png"/>
              <a:graphic>
                <a:graphicData uri="http://schemas.openxmlformats.org/drawingml/2006/picture">
                  <pic:pic>
                    <pic:nvPicPr>
                      <pic:cNvPr id="0" name="image3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8325" cy="1838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8E">
    <w:pPr>
      <w:tabs>
        <w:tab w:val="center" w:pos="5528"/>
        <w:tab w:val="right" w:pos="11162"/>
      </w:tabs>
      <w:spacing w:after="0" w:lineRule="auto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111023" name=""/>
              <a:graphic>
                <a:graphicData uri="http://schemas.microsoft.com/office/word/2010/wordprocessingShape">
                  <wps:wsp>
                    <wps:cNvSpPr/>
                    <wps:cNvPr id="8" name="Shape 8"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 \* MERGEFORMAT 15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111023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8325" cy="1838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8F">
    <w:pPr>
      <w:tabs>
        <w:tab w:val="center" w:pos="5528"/>
        <w:tab w:val="right" w:pos="11162"/>
      </w:tabs>
      <w:spacing w:after="0" w:lineRule="auto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SRICEAS </w:t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  <w:tab/>
      <w:t xml:space="preserve">E-Resource System </w:t>
    </w:r>
    <w:r w:rsidDel="00000000" w:rsidR="00000000" w:rsidRPr="00000000">
      <w:rPr>
        <w:rtl w:val="0"/>
      </w:rPr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0">
    <w:pPr>
      <w:tabs>
        <w:tab w:val="center" w:pos="5528"/>
        <w:tab w:val="right" w:pos="11081"/>
      </w:tabs>
      <w:spacing w:after="0" w:lineRule="auto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111028" name=""/>
              <a:graphic>
                <a:graphicData uri="http://schemas.microsoft.com/office/word/2010/wordprocessingShape">
                  <wps:wsp>
                    <wps:cNvSpPr/>
                    <wps:cNvPr id="20" name="Shape 20"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 \* MERGEFORMAT 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111028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8325" cy="1838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1">
    <w:pPr>
      <w:tabs>
        <w:tab w:val="center" w:pos="5528"/>
        <w:tab w:val="right" w:pos="11081"/>
      </w:tabs>
      <w:spacing w:after="0" w:lineRule="auto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SRICEAS </w:t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  <w:tab/>
      <w:t xml:space="preserve">E-Resource System </w:t>
    </w:r>
    <w:r w:rsidDel="00000000" w:rsidR="00000000" w:rsidRPr="00000000">
      <w:rPr>
        <w:rtl w:val="0"/>
      </w:rPr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2">
    <w:pPr>
      <w:tabs>
        <w:tab w:val="center" w:pos="5528"/>
        <w:tab w:val="right" w:pos="11081"/>
      </w:tabs>
      <w:spacing w:after="0" w:lineRule="auto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111024" name=""/>
              <a:graphic>
                <a:graphicData uri="http://schemas.microsoft.com/office/word/2010/wordprocessingShape">
                  <wps:wsp>
                    <wps:cNvSpPr/>
                    <wps:cNvPr id="9" name="Shape 9"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 \* MERGEFORMAT 6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111024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8325" cy="1838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3">
    <w:pPr>
      <w:tabs>
        <w:tab w:val="center" w:pos="5528"/>
        <w:tab w:val="right" w:pos="11081"/>
      </w:tabs>
      <w:spacing w:after="0" w:lineRule="auto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111036" name=""/>
              <a:graphic>
                <a:graphicData uri="http://schemas.microsoft.com/office/word/2010/wordprocessingShape">
                  <wps:wsp>
                    <wps:cNvSpPr/>
                    <wps:cNvPr id="38" name="Shape 38"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 \* MERGEFORMAT 12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111036" name="image45.png"/>
              <a:graphic>
                <a:graphicData uri="http://schemas.openxmlformats.org/drawingml/2006/picture">
                  <pic:pic>
                    <pic:nvPicPr>
                      <pic:cNvPr id="0" name="image4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8325" cy="1838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1">
    <w:pPr>
      <w:spacing w:after="0" w:lineRule="auto"/>
      <w:ind w:left="5529" w:firstLine="0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36"/>
        <w:szCs w:val="36"/>
        <w:rtl w:val="0"/>
      </w:rPr>
      <w:t xml:space="preserve">                                      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72">
    <w:pPr>
      <w:pBdr>
        <w:bottom w:color="000000" w:space="0" w:sz="4" w:val="single"/>
      </w:pBdr>
      <w:spacing w:after="0" w:lineRule="auto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AGRICULTURE PRODUCT BUYING &amp; SELLING</w:t>
    </w: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88">
    <w:pPr>
      <w:tabs>
        <w:tab w:val="right" w:pos="11081"/>
      </w:tabs>
      <w:spacing w:after="0" w:lineRule="auto"/>
      <w:rPr/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AGRICULTURE PRODUCT BUYING &amp; SELLING</w:t>
    </w:r>
    <w:r w:rsidDel="00000000" w:rsidR="00000000" w:rsidRPr="00000000">
      <w:rPr/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431165</wp:posOffset>
              </wp:positionH>
              <wp:positionV relativeFrom="page">
                <wp:posOffset>527050</wp:posOffset>
              </wp:positionV>
              <wp:extent cx="7057390" cy="36830"/>
              <wp:effectExtent b="0" l="0" r="0" t="0"/>
              <wp:wrapSquare wrapText="bothSides" distB="0" distT="0" distL="114300" distR="114300"/>
              <wp:docPr id="11103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817178" y="3761713"/>
                        <a:ext cx="7057390" cy="36830"/>
                        <a:chOff x="1817178" y="3761713"/>
                        <a:chExt cx="7057644" cy="36575"/>
                      </a:xfrm>
                    </wpg:grpSpPr>
                    <wpg:grpSp>
                      <wpg:cNvGrpSpPr/>
                      <wpg:grpSpPr>
                        <a:xfrm>
                          <a:off x="1817178" y="3761713"/>
                          <a:ext cx="7057644" cy="36575"/>
                          <a:chOff x="0" y="0"/>
                          <a:chExt cx="7057644" cy="36575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7057625" cy="3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0" y="18287"/>
                            <a:ext cx="7057644" cy="18288"/>
                          </a:xfrm>
                          <a:custGeom>
                            <a:rect b="b" l="l" r="r" t="t"/>
                            <a:pathLst>
                              <a:path extrusionOk="0" h="18288" w="7057644">
                                <a:moveTo>
                                  <a:pt x="0" y="0"/>
                                </a:moveTo>
                                <a:lnTo>
                                  <a:pt x="7057644" y="0"/>
                                </a:lnTo>
                                <a:lnTo>
                                  <a:pt x="70576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>
                            <a:off x="0" y="0"/>
                            <a:ext cx="7057644" cy="9144"/>
                          </a:xfrm>
                          <a:custGeom>
                            <a:rect b="b" l="l" r="r" t="t"/>
                            <a:pathLst>
                              <a:path extrusionOk="0" h="9144" w="7057644">
                                <a:moveTo>
                                  <a:pt x="0" y="0"/>
                                </a:moveTo>
                                <a:lnTo>
                                  <a:pt x="7057644" y="0"/>
                                </a:lnTo>
                                <a:lnTo>
                                  <a:pt x="70576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431165</wp:posOffset>
              </wp:positionH>
              <wp:positionV relativeFrom="page">
                <wp:posOffset>527050</wp:posOffset>
              </wp:positionV>
              <wp:extent cx="7057390" cy="36830"/>
              <wp:effectExtent b="0" l="0" r="0" t="0"/>
              <wp:wrapSquare wrapText="bothSides" distB="0" distT="0" distL="114300" distR="114300"/>
              <wp:docPr id="111032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57390" cy="368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  <w:tab/>
    </w:r>
    <w:r w:rsidDel="00000000" w:rsidR="00000000" w:rsidRPr="00000000">
      <w:rPr>
        <w:rFonts w:ascii="Times New Roman" w:cs="Times New Roman" w:eastAsia="Times New Roman" w:hAnsi="Times New Roman"/>
        <w:b w:val="1"/>
        <w:sz w:val="36"/>
        <w:szCs w:val="36"/>
        <w:rtl w:val="0"/>
      </w:rPr>
      <w:t xml:space="preserve">                                                                                 Requirement Analysis </w:t>
    </w: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89">
    <w:pPr>
      <w:spacing w:after="0" w:lineRule="auto"/>
      <w:ind w:left="5529" w:firstLine="0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AGRICULTURE PRODUCT BUYING &amp; SELLING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8A">
    <w:pPr>
      <w:pBdr>
        <w:bottom w:color="000000" w:space="0" w:sz="4" w:val="single"/>
      </w:pBdr>
      <w:spacing w:after="0" w:lineRule="auto"/>
      <w:rPr/>
    </w:pPr>
    <w:r w:rsidDel="00000000" w:rsidR="00000000" w:rsidRPr="00000000">
      <w:rPr>
        <w:rtl w:val="0"/>
      </w:rPr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3">
    <w:pPr>
      <w:spacing w:after="0" w:lineRule="auto"/>
      <w:ind w:left="5529" w:firstLine="0"/>
      <w:rPr/>
    </w:pPr>
    <w:r w:rsidDel="00000000" w:rsidR="00000000" w:rsidRPr="00000000">
      <w:rPr/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431165</wp:posOffset>
              </wp:positionH>
              <wp:positionV relativeFrom="page">
                <wp:posOffset>527050</wp:posOffset>
              </wp:positionV>
              <wp:extent cx="7057390" cy="36830"/>
              <wp:effectExtent b="0" l="0" r="0" t="0"/>
              <wp:wrapSquare wrapText="bothSides" distB="0" distT="0" distL="114300" distR="114300"/>
              <wp:docPr id="111030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817178" y="3761713"/>
                        <a:ext cx="7057390" cy="36830"/>
                        <a:chOff x="1817178" y="3761713"/>
                        <a:chExt cx="7057644" cy="36575"/>
                      </a:xfrm>
                    </wpg:grpSpPr>
                    <wpg:grpSp>
                      <wpg:cNvGrpSpPr/>
                      <wpg:grpSpPr>
                        <a:xfrm>
                          <a:off x="1817178" y="3761713"/>
                          <a:ext cx="7057644" cy="36575"/>
                          <a:chOff x="0" y="0"/>
                          <a:chExt cx="7057644" cy="36575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7057625" cy="3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0" y="18287"/>
                            <a:ext cx="7057644" cy="18288"/>
                          </a:xfrm>
                          <a:custGeom>
                            <a:rect b="b" l="l" r="r" t="t"/>
                            <a:pathLst>
                              <a:path extrusionOk="0" h="18288" w="7057644">
                                <a:moveTo>
                                  <a:pt x="0" y="0"/>
                                </a:moveTo>
                                <a:lnTo>
                                  <a:pt x="7057644" y="0"/>
                                </a:lnTo>
                                <a:lnTo>
                                  <a:pt x="70576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>
                            <a:off x="0" y="0"/>
                            <a:ext cx="7057644" cy="9144"/>
                          </a:xfrm>
                          <a:custGeom>
                            <a:rect b="b" l="l" r="r" t="t"/>
                            <a:pathLst>
                              <a:path extrusionOk="0" h="9144" w="7057644">
                                <a:moveTo>
                                  <a:pt x="0" y="0"/>
                                </a:moveTo>
                                <a:lnTo>
                                  <a:pt x="7057644" y="0"/>
                                </a:lnTo>
                                <a:lnTo>
                                  <a:pt x="70576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431165</wp:posOffset>
              </wp:positionH>
              <wp:positionV relativeFrom="page">
                <wp:posOffset>527050</wp:posOffset>
              </wp:positionV>
              <wp:extent cx="7057390" cy="36830"/>
              <wp:effectExtent b="0" l="0" r="0" t="0"/>
              <wp:wrapSquare wrapText="bothSides" distB="0" distT="0" distL="114300" distR="114300"/>
              <wp:docPr id="111030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57390" cy="368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1"/>
        <w:sz w:val="36"/>
        <w:szCs w:val="36"/>
        <w:rtl w:val="0"/>
      </w:rPr>
      <w:t xml:space="preserve">                                      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74">
    <w:pPr>
      <w:spacing w:after="0" w:lineRule="auto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0"/>
    </w:sdtPr>
    <w:sdtContent>
      <w:p w:rsidR="00000000" w:rsidDel="00000000" w:rsidP="00000000" w:rsidRDefault="00000000" w:rsidRPr="00000000" w14:paraId="00000475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513"/>
            <w:tab w:val="right" w:pos="9026"/>
          </w:tabs>
          <w:spacing w:after="0" w:before="0" w:line="240" w:lineRule="auto"/>
          <w:ind w:left="0" w:right="0" w:firstLine="0"/>
          <w:jc w:val="center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w:pPrChange w:author="Kishan Dubey" w:id="0" w:date="2021-06-15T06:44:24Z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13"/>
                <w:tab w:val="right" w:pos="9026"/>
              </w:tabs>
              <w:spacing w:after="0" w:before="0" w:line="240" w:lineRule="auto"/>
              <w:ind w:left="0" w:right="0" w:firstLine="0"/>
              <w:jc w:val="center"/>
            </w:pPr>
          </w:pPrChange>
        </w:pPr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AGRICULTURE</w:t>
        </w:r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 PRODUCT </w:t>
        </w:r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BUYING</w:t>
        </w:r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 &amp; SELLING</w:t>
        </w:r>
        <w:r w:rsidDel="00000000" w:rsidR="00000000" w:rsidRPr="00000000">
          <w:rPr>
            <w:rtl w:val="0"/>
          </w:rPr>
        </w:r>
      </w:p>
    </w:sdtContent>
  </w:sdt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3"/>
    </w:sdtPr>
    <w:sdtContent>
      <w:p w:rsidR="00000000" w:rsidDel="00000000" w:rsidP="00000000" w:rsidRDefault="00000000" w:rsidRPr="00000000" w14:paraId="00000476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513"/>
            <w:tab w:val="right" w:pos="9026"/>
          </w:tabs>
          <w:spacing w:after="0" w:before="0" w:line="240" w:lineRule="auto"/>
          <w:ind w:left="0" w:right="0" w:firstLine="0"/>
          <w:jc w:val="center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w:pPrChange w:author="Kishan Dubey" w:id="0" w:date="2021-06-15T06:44:45Z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13"/>
                <w:tab w:val="right" w:pos="9026"/>
              </w:tabs>
              <w:spacing w:after="0" w:before="0" w:line="240" w:lineRule="auto"/>
              <w:ind w:left="0" w:right="0" w:firstLine="0"/>
              <w:jc w:val="left"/>
            </w:pPr>
          </w:pPrChange>
        </w:pPr>
        <w:sdt>
          <w:sdtPr>
            <w:tag w:val="goog_rdk_2"/>
          </w:sdtPr>
          <w:sdtContent>
            <w:ins w:author="Kishan Dubey" w:id="1" w:date="2021-06-15T06:39:44Z">
              <w:r w:rsidDel="00000000" w:rsidR="00000000" w:rsidRPr="00000000">
                <w:rPr>
                  <w:rFonts w:ascii="Calibri" w:cs="Calibri" w:eastAsia="Calibri" w:hAnsi="Calibri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  <w:rtl w:val="0"/>
                </w:rPr>
                <w:t xml:space="preserve"> </w:t>
              </w:r>
            </w:ins>
          </w:sdtContent>
        </w:sdt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AGRICULTURE</w:t>
        </w:r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 PRODUCT </w:t>
        </w:r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BUYING</w:t>
        </w:r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 &amp; SELLING</w:t>
        </w:r>
        <w:r w:rsidDel="00000000" w:rsidR="00000000" w:rsidRPr="00000000">
          <w:rPr>
            <w:rtl w:val="0"/>
          </w:rPr>
        </w:r>
      </w:p>
    </w:sdtContent>
  </w:sdt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7">
    <w:pPr>
      <w:tabs>
        <w:tab w:val="right" w:pos="11081"/>
      </w:tabs>
      <w:spacing w:after="890" w:lineRule="auto"/>
      <w:rPr/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AGRICULTURE</w:t>
    </w: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 PRODUCT BUYING &amp; SELLING</w:t>
    </w:r>
    <w:r w:rsidDel="00000000" w:rsidR="00000000" w:rsidRPr="00000000">
      <w:rPr/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431165</wp:posOffset>
              </wp:positionH>
              <wp:positionV relativeFrom="page">
                <wp:posOffset>527050</wp:posOffset>
              </wp:positionV>
              <wp:extent cx="7057390" cy="36830"/>
              <wp:effectExtent b="0" l="0" r="0" t="0"/>
              <wp:wrapSquare wrapText="bothSides" distB="0" distT="0" distL="114300" distR="114300"/>
              <wp:docPr id="11102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817178" y="3761713"/>
                        <a:ext cx="7057390" cy="36830"/>
                        <a:chOff x="1817178" y="3761713"/>
                        <a:chExt cx="7057644" cy="36575"/>
                      </a:xfrm>
                    </wpg:grpSpPr>
                    <wpg:grpSp>
                      <wpg:cNvGrpSpPr/>
                      <wpg:grpSpPr>
                        <a:xfrm>
                          <a:off x="1817178" y="3761713"/>
                          <a:ext cx="7057644" cy="36575"/>
                          <a:chOff x="0" y="0"/>
                          <a:chExt cx="7057644" cy="36575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7057625" cy="3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0" y="18287"/>
                            <a:ext cx="7057644" cy="18288"/>
                          </a:xfrm>
                          <a:custGeom>
                            <a:rect b="b" l="l" r="r" t="t"/>
                            <a:pathLst>
                              <a:path extrusionOk="0" h="18288" w="7057644">
                                <a:moveTo>
                                  <a:pt x="0" y="0"/>
                                </a:moveTo>
                                <a:lnTo>
                                  <a:pt x="7057644" y="0"/>
                                </a:lnTo>
                                <a:lnTo>
                                  <a:pt x="70576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0" y="0"/>
                            <a:ext cx="7057644" cy="9144"/>
                          </a:xfrm>
                          <a:custGeom>
                            <a:rect b="b" l="l" r="r" t="t"/>
                            <a:pathLst>
                              <a:path extrusionOk="0" h="9144" w="7057644">
                                <a:moveTo>
                                  <a:pt x="0" y="0"/>
                                </a:moveTo>
                                <a:lnTo>
                                  <a:pt x="7057644" y="0"/>
                                </a:lnTo>
                                <a:lnTo>
                                  <a:pt x="70576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431165</wp:posOffset>
              </wp:positionH>
              <wp:positionV relativeFrom="page">
                <wp:posOffset>527050</wp:posOffset>
              </wp:positionV>
              <wp:extent cx="7057390" cy="36830"/>
              <wp:effectExtent b="0" l="0" r="0" t="0"/>
              <wp:wrapSquare wrapText="bothSides" distB="0" distT="0" distL="114300" distR="114300"/>
              <wp:docPr id="111027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57390" cy="368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  <w:tab/>
    </w:r>
    <w:r w:rsidDel="00000000" w:rsidR="00000000" w:rsidRPr="00000000">
      <w:rPr>
        <w:rFonts w:ascii="Times New Roman" w:cs="Times New Roman" w:eastAsia="Times New Roman" w:hAnsi="Times New Roman"/>
        <w:b w:val="1"/>
        <w:sz w:val="36"/>
        <w:szCs w:val="36"/>
        <w:rtl w:val="0"/>
      </w:rPr>
      <w:t xml:space="preserve">                                                                                 Requirement Analysis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78">
    <w:pPr>
      <w:spacing w:after="0" w:lineRule="auto"/>
      <w:rPr/>
    </w:pPr>
    <w:r w:rsidDel="00000000" w:rsidR="00000000" w:rsidRPr="00000000">
      <w:rPr>
        <w:rFonts w:ascii="Times New Roman" w:cs="Times New Roman" w:eastAsia="Times New Roman" w:hAnsi="Times New Roman"/>
        <w:b w:val="1"/>
        <w:color w:val="c00000"/>
        <w:sz w:val="28"/>
        <w:szCs w:val="28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79">
    <w:pPr>
      <w:spacing w:after="0" w:lineRule="auto"/>
      <w:rPr/>
    </w:pPr>
    <w:r w:rsidDel="00000000" w:rsidR="00000000" w:rsidRPr="00000000">
      <w:rPr>
        <w:rFonts w:ascii="Times New Roman" w:cs="Times New Roman" w:eastAsia="Times New Roman" w:hAnsi="Times New Roman"/>
        <w:b w:val="1"/>
        <w:color w:val="c00000"/>
        <w:sz w:val="28"/>
        <w:szCs w:val="28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A">
    <w:pPr>
      <w:tabs>
        <w:tab w:val="right" w:pos="11081"/>
      </w:tabs>
      <w:spacing w:after="890" w:lineRule="auto"/>
      <w:rPr/>
    </w:pPr>
    <w:r w:rsidDel="00000000" w:rsidR="00000000" w:rsidRPr="00000000">
      <w:rPr/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431165</wp:posOffset>
              </wp:positionH>
              <wp:positionV relativeFrom="page">
                <wp:posOffset>527050</wp:posOffset>
              </wp:positionV>
              <wp:extent cx="7057390" cy="36830"/>
              <wp:effectExtent b="0" l="0" r="0" t="0"/>
              <wp:wrapSquare wrapText="bothSides" distB="0" distT="0" distL="114300" distR="114300"/>
              <wp:docPr id="11103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817178" y="3761713"/>
                        <a:ext cx="7057390" cy="36830"/>
                        <a:chOff x="1817178" y="3761713"/>
                        <a:chExt cx="7057644" cy="36575"/>
                      </a:xfrm>
                    </wpg:grpSpPr>
                    <wpg:grpSp>
                      <wpg:cNvGrpSpPr/>
                      <wpg:grpSpPr>
                        <a:xfrm>
                          <a:off x="1817178" y="3761713"/>
                          <a:ext cx="7057644" cy="36575"/>
                          <a:chOff x="0" y="0"/>
                          <a:chExt cx="7057644" cy="36575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7057625" cy="3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0" y="18287"/>
                            <a:ext cx="7057644" cy="18288"/>
                          </a:xfrm>
                          <a:custGeom>
                            <a:rect b="b" l="l" r="r" t="t"/>
                            <a:pathLst>
                              <a:path extrusionOk="0" h="18288" w="7057644">
                                <a:moveTo>
                                  <a:pt x="0" y="0"/>
                                </a:moveTo>
                                <a:lnTo>
                                  <a:pt x="7057644" y="0"/>
                                </a:lnTo>
                                <a:lnTo>
                                  <a:pt x="70576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0" y="0"/>
                            <a:ext cx="7057644" cy="9144"/>
                          </a:xfrm>
                          <a:custGeom>
                            <a:rect b="b" l="l" r="r" t="t"/>
                            <a:pathLst>
                              <a:path extrusionOk="0" h="9144" w="7057644">
                                <a:moveTo>
                                  <a:pt x="0" y="0"/>
                                </a:moveTo>
                                <a:lnTo>
                                  <a:pt x="7057644" y="0"/>
                                </a:lnTo>
                                <a:lnTo>
                                  <a:pt x="70576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431165</wp:posOffset>
              </wp:positionH>
              <wp:positionV relativeFrom="page">
                <wp:posOffset>527050</wp:posOffset>
              </wp:positionV>
              <wp:extent cx="7057390" cy="36830"/>
              <wp:effectExtent b="0" l="0" r="0" t="0"/>
              <wp:wrapSquare wrapText="bothSides" distB="0" distT="0" distL="114300" distR="114300"/>
              <wp:docPr id="111034" name="image36.png"/>
              <a:graphic>
                <a:graphicData uri="http://schemas.openxmlformats.org/drawingml/2006/picture">
                  <pic:pic>
                    <pic:nvPicPr>
                      <pic:cNvPr id="0" name="image3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57390" cy="368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  <w:tab/>
    </w:r>
    <w:r w:rsidDel="00000000" w:rsidR="00000000" w:rsidRPr="00000000">
      <w:rPr>
        <w:rFonts w:ascii="Times New Roman" w:cs="Times New Roman" w:eastAsia="Times New Roman" w:hAnsi="Times New Roman"/>
        <w:b w:val="1"/>
        <w:sz w:val="36"/>
        <w:szCs w:val="36"/>
        <w:rtl w:val="0"/>
      </w:rPr>
      <w:t xml:space="preserve">                                                                                 Requirement Analysis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7B">
    <w:pPr>
      <w:spacing w:after="26" w:lineRule="auto"/>
      <w:ind w:left="12" w:firstLine="0"/>
      <w:rPr/>
    </w:pP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page">
            <wp:posOffset>457200</wp:posOffset>
          </wp:positionH>
          <wp:positionV relativeFrom="page">
            <wp:posOffset>1209675</wp:posOffset>
          </wp:positionV>
          <wp:extent cx="92202" cy="90678"/>
          <wp:effectExtent b="0" l="0" r="0" t="0"/>
          <wp:wrapSquare wrapText="bothSides" distB="0" distT="0" distL="114300" distR="114300"/>
          <wp:docPr id="111041" name="image24.png"/>
          <a:graphic>
            <a:graphicData uri="http://schemas.openxmlformats.org/drawingml/2006/picture">
              <pic:pic>
                <pic:nvPicPr>
                  <pic:cNvPr id="0" name="image2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2202" cy="9067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Times New Roman" w:cs="Times New Roman" w:eastAsia="Times New Roman" w:hAnsi="Times New Roman"/>
        <w:b w:val="1"/>
        <w:sz w:val="28"/>
        <w:szCs w:val="28"/>
        <w:rtl w:val="0"/>
      </w:rPr>
      <w:t xml:space="preserve"> 2</w:t>
    </w:r>
    <w:r w:rsidDel="00000000" w:rsidR="00000000" w:rsidRPr="00000000">
      <w:rPr>
        <w:rFonts w:ascii="Times New Roman" w:cs="Times New Roman" w:eastAsia="Times New Roman" w:hAnsi="Times New Roman"/>
        <w:b w:val="1"/>
        <w:sz w:val="28"/>
        <w:szCs w:val="28"/>
        <w:vertAlign w:val="superscript"/>
        <w:rtl w:val="0"/>
      </w:rPr>
      <w:t xml:space="preserve">nd</w:t>
    </w:r>
    <w:r w:rsidDel="00000000" w:rsidR="00000000" w:rsidRPr="00000000">
      <w:rPr>
        <w:rFonts w:ascii="Times New Roman" w:cs="Times New Roman" w:eastAsia="Times New Roman" w:hAnsi="Times New Roman"/>
        <w:b w:val="1"/>
        <w:sz w:val="28"/>
        <w:szCs w:val="28"/>
        <w:rtl w:val="0"/>
      </w:rPr>
      <w:t xml:space="preserve"> LEVEL DFD</w:t>
    </w:r>
    <w:r w:rsidDel="00000000" w:rsidR="00000000" w:rsidRPr="00000000">
      <w:rPr>
        <w:rFonts w:ascii="Times New Roman" w:cs="Times New Roman" w:eastAsia="Times New Roman" w:hAnsi="Times New Roman"/>
        <w:b w:val="1"/>
        <w:color w:val="c00000"/>
        <w:sz w:val="28"/>
        <w:szCs w:val="28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7C">
    <w:pPr>
      <w:spacing w:after="0" w:lineRule="auto"/>
      <w:rPr/>
    </w:pPr>
    <w:r w:rsidDel="00000000" w:rsidR="00000000" w:rsidRPr="00000000">
      <w:rPr>
        <w:rFonts w:ascii="Times New Roman" w:cs="Times New Roman" w:eastAsia="Times New Roman" w:hAnsi="Times New Roman"/>
        <w:b w:val="1"/>
        <w:color w:val="c00000"/>
        <w:sz w:val="28"/>
        <w:szCs w:val="28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7D">
    <w:pPr>
      <w:spacing w:after="0" w:lineRule="auto"/>
      <w:rPr/>
    </w:pPr>
    <w:r w:rsidDel="00000000" w:rsidR="00000000" w:rsidRPr="00000000">
      <w:rPr>
        <w:rFonts w:ascii="Times New Roman" w:cs="Times New Roman" w:eastAsia="Times New Roman" w:hAnsi="Times New Roman"/>
        <w:b w:val="1"/>
        <w:color w:val="c00000"/>
        <w:sz w:val="28"/>
        <w:szCs w:val="28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4"/>
    </w:sdtPr>
    <w:sdtContent>
      <w:p w:rsidR="00000000" w:rsidDel="00000000" w:rsidP="00000000" w:rsidRDefault="00000000" w:rsidRPr="00000000" w14:paraId="0000047E">
        <w:pPr>
          <w:spacing w:after="0" w:lineRule="auto"/>
          <w:jc w:val="center"/>
          <w:rPr/>
          <w:pPrChange w:author="Kishan Dubey" w:id="0" w:date="2021-06-15T06:46:19Z">
            <w:pPr>
              <w:spacing w:after="0" w:lineRule="auto"/>
            </w:pPr>
          </w:pPrChange>
        </w:pPr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AGRICULTURE PRODUCT BUYING &amp; SELLING</w:t>
        </w:r>
        <w:r w:rsidDel="00000000" w:rsidR="00000000" w:rsidRPr="00000000">
          <w:rPr/>
          <mc:AlternateContent>
            <mc:Choice Requires="wpg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page">
                    <wp:posOffset>431165</wp:posOffset>
                  </wp:positionH>
                  <wp:positionV relativeFrom="page">
                    <wp:posOffset>527050</wp:posOffset>
                  </wp:positionV>
                  <wp:extent cx="7057390" cy="36830"/>
                  <wp:effectExtent b="0" l="0" r="0" t="0"/>
                  <wp:wrapSquare wrapText="bothSides" distB="0" distT="0" distL="114300" distR="114300"/>
                  <wp:docPr id="111029" name=""/>
                  <a:graphic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1817178" y="3761713"/>
                            <a:ext cx="7057390" cy="36830"/>
                            <a:chOff x="1817178" y="3761713"/>
                            <a:chExt cx="7057644" cy="36575"/>
                          </a:xfrm>
                        </wpg:grpSpPr>
                        <wpg:grpSp>
                          <wpg:cNvGrpSpPr/>
                          <wpg:grpSpPr>
                            <a:xfrm>
                              <a:off x="1817178" y="3761713"/>
                              <a:ext cx="7057644" cy="36575"/>
                              <a:chOff x="0" y="0"/>
                              <a:chExt cx="7057644" cy="36575"/>
                            </a:xfrm>
                          </wpg:grpSpPr>
                          <wps:wsp>
                            <wps:cNvSpPr/>
                            <wps:cNvPr id="4" name="Shape 4"/>
                            <wps:spPr>
                              <a:xfrm>
                                <a:off x="0" y="0"/>
                                <a:ext cx="7057625" cy="36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2" name="Shape 22"/>
                            <wps:spPr>
                              <a:xfrm>
                                <a:off x="0" y="18287"/>
                                <a:ext cx="7057644" cy="18288"/>
                              </a:xfrm>
                              <a:custGeom>
                                <a:rect b="b" l="l" r="r" t="t"/>
                                <a:pathLst>
                                  <a:path extrusionOk="0" h="18288" w="7057644">
                                    <a:moveTo>
                                      <a:pt x="0" y="0"/>
                                    </a:moveTo>
                                    <a:lnTo>
                                      <a:pt x="7057644" y="0"/>
                                    </a:lnTo>
                                    <a:lnTo>
                                      <a:pt x="7057644" y="18288"/>
                                    </a:lnTo>
                                    <a:lnTo>
                                      <a:pt x="0" y="18288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622423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3" name="Shape 23"/>
                            <wps:spPr>
                              <a:xfrm>
                                <a:off x="0" y="0"/>
                                <a:ext cx="7057644" cy="9144"/>
                              </a:xfrm>
                              <a:custGeom>
                                <a:rect b="b" l="l" r="r" t="t"/>
                                <a:pathLst>
                                  <a:path extrusionOk="0" h="9144" w="7057644">
                                    <a:moveTo>
                                      <a:pt x="0" y="0"/>
                                    </a:moveTo>
                                    <a:lnTo>
                                      <a:pt x="7057644" y="0"/>
                                    </a:lnTo>
                                    <a:lnTo>
                                      <a:pt x="70576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622423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anchor>
              </w:drawing>
            </mc:Choice>
            <mc:Fallback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page">
                    <wp:posOffset>431165</wp:posOffset>
                  </wp:positionH>
                  <wp:positionV relativeFrom="page">
                    <wp:posOffset>527050</wp:posOffset>
                  </wp:positionV>
                  <wp:extent cx="7057390" cy="36830"/>
                  <wp:effectExtent b="0" l="0" r="0" t="0"/>
                  <wp:wrapSquare wrapText="bothSides" distB="0" distT="0" distL="114300" distR="114300"/>
                  <wp:docPr id="11102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7390" cy="368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mc:Fallback>
          </mc:AlternateContent>
        </w:r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  <w:r w:rsidDel="00000000" w:rsidR="00000000" w:rsidRPr="00000000">
          <w:rPr>
            <w:rtl w:val="0"/>
          </w:rPr>
        </w:r>
      </w:p>
    </w:sdtContent>
  </w:sdt>
  <w:p w:rsidR="00000000" w:rsidDel="00000000" w:rsidP="00000000" w:rsidRDefault="00000000" w:rsidRPr="00000000" w14:paraId="0000047F">
    <w:pPr>
      <w:spacing w:after="0" w:lineRule="auto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80">
    <w:pPr>
      <w:spacing w:after="0" w:lineRule="auto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81">
    <w:pPr>
      <w:spacing w:after="0" w:lineRule="auto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5"/>
    </w:sdtPr>
    <w:sdtContent>
      <w:p w:rsidR="00000000" w:rsidDel="00000000" w:rsidP="00000000" w:rsidRDefault="00000000" w:rsidRPr="00000000" w14:paraId="00000482">
        <w:pPr>
          <w:tabs>
            <w:tab w:val="right" w:pos="11081"/>
          </w:tabs>
          <w:spacing w:after="0" w:lineRule="auto"/>
          <w:jc w:val="center"/>
          <w:rPr/>
          <w:pPrChange w:author="Kishan Dubey" w:id="0" w:date="2021-06-15T06:42:07Z">
            <w:pPr>
              <w:tabs>
                <w:tab w:val="right" w:pos="11081"/>
              </w:tabs>
              <w:spacing w:after="0" w:lineRule="auto"/>
            </w:pPr>
          </w:pPrChange>
        </w:pPr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AGRICULTURE PRODUCT BUYING &amp; SELLING</w:t>
        </w:r>
        <w:r w:rsidDel="00000000" w:rsidR="00000000" w:rsidRPr="00000000">
          <w:rPr/>
          <mc:AlternateContent>
            <mc:Choice Requires="wpg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page">
                    <wp:posOffset>431165</wp:posOffset>
                  </wp:positionH>
                  <wp:positionV relativeFrom="page">
                    <wp:posOffset>527050</wp:posOffset>
                  </wp:positionV>
                  <wp:extent cx="7057390" cy="36830"/>
                  <wp:effectExtent b="0" l="0" r="0" t="0"/>
                  <wp:wrapSquare wrapText="bothSides" distB="0" distT="0" distL="114300" distR="114300"/>
                  <wp:docPr id="111035" name=""/>
                  <a:graphic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1817178" y="3761713"/>
                            <a:ext cx="7057390" cy="36830"/>
                            <a:chOff x="1817178" y="3761713"/>
                            <a:chExt cx="7057644" cy="36575"/>
                          </a:xfrm>
                        </wpg:grpSpPr>
                        <wpg:grpSp>
                          <wpg:cNvGrpSpPr/>
                          <wpg:grpSpPr>
                            <a:xfrm>
                              <a:off x="1817178" y="3761713"/>
                              <a:ext cx="7057644" cy="36575"/>
                              <a:chOff x="0" y="0"/>
                              <a:chExt cx="7057644" cy="36575"/>
                            </a:xfrm>
                          </wpg:grpSpPr>
                          <wps:wsp>
                            <wps:cNvSpPr/>
                            <wps:cNvPr id="4" name="Shape 4"/>
                            <wps:spPr>
                              <a:xfrm>
                                <a:off x="0" y="0"/>
                                <a:ext cx="7057625" cy="36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6" name="Shape 36"/>
                            <wps:spPr>
                              <a:xfrm>
                                <a:off x="0" y="18287"/>
                                <a:ext cx="7057644" cy="18288"/>
                              </a:xfrm>
                              <a:custGeom>
                                <a:rect b="b" l="l" r="r" t="t"/>
                                <a:pathLst>
                                  <a:path extrusionOk="0" h="18288" w="7057644">
                                    <a:moveTo>
                                      <a:pt x="0" y="0"/>
                                    </a:moveTo>
                                    <a:lnTo>
                                      <a:pt x="7057644" y="0"/>
                                    </a:lnTo>
                                    <a:lnTo>
                                      <a:pt x="7057644" y="18288"/>
                                    </a:lnTo>
                                    <a:lnTo>
                                      <a:pt x="0" y="18288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622423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7" name="Shape 37"/>
                            <wps:spPr>
                              <a:xfrm>
                                <a:off x="0" y="0"/>
                                <a:ext cx="7057644" cy="9144"/>
                              </a:xfrm>
                              <a:custGeom>
                                <a:rect b="b" l="l" r="r" t="t"/>
                                <a:pathLst>
                                  <a:path extrusionOk="0" h="9144" w="7057644">
                                    <a:moveTo>
                                      <a:pt x="0" y="0"/>
                                    </a:moveTo>
                                    <a:lnTo>
                                      <a:pt x="7057644" y="0"/>
                                    </a:lnTo>
                                    <a:lnTo>
                                      <a:pt x="705764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622423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anchor>
              </w:drawing>
            </mc:Choice>
            <mc:Fallback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page">
                    <wp:posOffset>431165</wp:posOffset>
                  </wp:positionH>
                  <wp:positionV relativeFrom="page">
                    <wp:posOffset>527050</wp:posOffset>
                  </wp:positionV>
                  <wp:extent cx="7057390" cy="36830"/>
                  <wp:effectExtent b="0" l="0" r="0" t="0"/>
                  <wp:wrapSquare wrapText="bothSides" distB="0" distT="0" distL="114300" distR="114300"/>
                  <wp:docPr id="111035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7390" cy="368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mc:Fallback>
          </mc:AlternateContent>
        </w:r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  <w:tab/>
        </w:r>
        <w:r w:rsidDel="00000000" w:rsidR="00000000" w:rsidRPr="00000000">
          <w:rPr>
            <w:rFonts w:ascii="Times New Roman" w:cs="Times New Roman" w:eastAsia="Times New Roman" w:hAnsi="Times New Roman"/>
            <w:b w:val="1"/>
            <w:sz w:val="36"/>
            <w:szCs w:val="36"/>
            <w:rtl w:val="0"/>
          </w:rPr>
          <w:t xml:space="preserve">                                                                                 </w:t>
        </w:r>
        <w:r w:rsidDel="00000000" w:rsidR="00000000" w:rsidRPr="00000000">
          <w:rPr>
            <w:rtl w:val="0"/>
          </w:rPr>
        </w:r>
      </w:p>
    </w:sdtContent>
  </w:sdt>
  <w:p w:rsidR="00000000" w:rsidDel="00000000" w:rsidP="00000000" w:rsidRDefault="00000000" w:rsidRPr="00000000" w14:paraId="00000483">
    <w:pPr>
      <w:spacing w:after="0" w:lineRule="auto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84">
    <w:pPr>
      <w:spacing w:after="0" w:lineRule="auto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85">
    <w:pPr>
      <w:spacing w:after="0" w:lineRule="auto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86">
    <w:pPr>
      <w:spacing w:after="0" w:lineRule="auto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87">
    <w:pPr>
      <w:tabs>
        <w:tab w:val="right" w:pos="11081"/>
      </w:tabs>
      <w:spacing w:after="0" w:lineRule="auto"/>
      <w:rPr/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AGRICULTURE PRODUCT BUYING &amp; SELLING</w:t>
    </w:r>
    <w:r w:rsidDel="00000000" w:rsidR="00000000" w:rsidRPr="00000000">
      <w:rPr/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431165</wp:posOffset>
              </wp:positionH>
              <wp:positionV relativeFrom="page">
                <wp:posOffset>527050</wp:posOffset>
              </wp:positionV>
              <wp:extent cx="7057390" cy="36830"/>
              <wp:effectExtent b="0" l="0" r="0" t="0"/>
              <wp:wrapSquare wrapText="bothSides" distB="0" distT="0" distL="114300" distR="114300"/>
              <wp:docPr id="11102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817178" y="3761713"/>
                        <a:ext cx="7057390" cy="36830"/>
                        <a:chOff x="1817178" y="3761713"/>
                        <a:chExt cx="7057644" cy="36575"/>
                      </a:xfrm>
                    </wpg:grpSpPr>
                    <wpg:grpSp>
                      <wpg:cNvGrpSpPr/>
                      <wpg:grpSpPr>
                        <a:xfrm>
                          <a:off x="1817178" y="3761713"/>
                          <a:ext cx="7057644" cy="36575"/>
                          <a:chOff x="0" y="0"/>
                          <a:chExt cx="7057644" cy="36575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7057625" cy="3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0" y="18287"/>
                            <a:ext cx="7057644" cy="18288"/>
                          </a:xfrm>
                          <a:custGeom>
                            <a:rect b="b" l="l" r="r" t="t"/>
                            <a:pathLst>
                              <a:path extrusionOk="0" h="18288" w="7057644">
                                <a:moveTo>
                                  <a:pt x="0" y="0"/>
                                </a:moveTo>
                                <a:lnTo>
                                  <a:pt x="7057644" y="0"/>
                                </a:lnTo>
                                <a:lnTo>
                                  <a:pt x="70576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0" y="0"/>
                            <a:ext cx="7057644" cy="9144"/>
                          </a:xfrm>
                          <a:custGeom>
                            <a:rect b="b" l="l" r="r" t="t"/>
                            <a:pathLst>
                              <a:path extrusionOk="0" h="9144" w="7057644">
                                <a:moveTo>
                                  <a:pt x="0" y="0"/>
                                </a:moveTo>
                                <a:lnTo>
                                  <a:pt x="7057644" y="0"/>
                                </a:lnTo>
                                <a:lnTo>
                                  <a:pt x="70576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431165</wp:posOffset>
              </wp:positionH>
              <wp:positionV relativeFrom="page">
                <wp:posOffset>527050</wp:posOffset>
              </wp:positionV>
              <wp:extent cx="7057390" cy="36830"/>
              <wp:effectExtent b="0" l="0" r="0" t="0"/>
              <wp:wrapSquare wrapText="bothSides" distB="0" distT="0" distL="114300" distR="114300"/>
              <wp:docPr id="11102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57390" cy="368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  <w:tab/>
    </w:r>
    <w:r w:rsidDel="00000000" w:rsidR="00000000" w:rsidRPr="00000000">
      <w:rPr>
        <w:rFonts w:ascii="Times New Roman" w:cs="Times New Roman" w:eastAsia="Times New Roman" w:hAnsi="Times New Roman"/>
        <w:b w:val="1"/>
        <w:sz w:val="36"/>
        <w:szCs w:val="36"/>
        <w:rtl w:val="0"/>
      </w:rPr>
      <w:t xml:space="preserve">                                                                                 Requirement Analysis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8">
    <w:lvl w:ilvl="0">
      <w:start w:val="1"/>
      <w:numFmt w:val="bullet"/>
      <w:lvlText w:val="•"/>
      <w:lvlJc w:val="left"/>
      <w:pPr>
        <w:ind w:left="360" w:hanging="360"/>
      </w:pPr>
      <w:rPr>
        <w:rFonts w:ascii="Arial" w:cs="Arial" w:eastAsia="Arial" w:hAnsi="Arial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642" w:hanging="1642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362" w:hanging="2362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082" w:hanging="3082"/>
      </w:pPr>
      <w:rPr>
        <w:rFonts w:ascii="Arial" w:cs="Arial" w:eastAsia="Arial" w:hAnsi="Arial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802" w:hanging="3802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522" w:hanging="4522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242" w:hanging="5242"/>
      </w:pPr>
      <w:rPr>
        <w:rFonts w:ascii="Arial" w:cs="Arial" w:eastAsia="Arial" w:hAnsi="Arial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962" w:hanging="5962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682" w:hanging="6682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."/>
      <w:lvlJc w:val="left"/>
      <w:pPr>
        <w:ind w:left="345" w:hanging="360"/>
      </w:pPr>
      <w:rPr>
        <w:u w:val="single"/>
      </w:rPr>
    </w:lvl>
    <w:lvl w:ilvl="1">
      <w:start w:val="1"/>
      <w:numFmt w:val="lowerLetter"/>
      <w:lvlText w:val="%2."/>
      <w:lvlJc w:val="left"/>
      <w:pPr>
        <w:ind w:left="1065" w:hanging="360"/>
      </w:pPr>
      <w:rPr/>
    </w:lvl>
    <w:lvl w:ilvl="2">
      <w:start w:val="1"/>
      <w:numFmt w:val="lowerRoman"/>
      <w:lvlText w:val="%3."/>
      <w:lvlJc w:val="right"/>
      <w:pPr>
        <w:ind w:left="1785" w:hanging="180"/>
      </w:pPr>
      <w:rPr/>
    </w:lvl>
    <w:lvl w:ilvl="3">
      <w:start w:val="1"/>
      <w:numFmt w:val="decimal"/>
      <w:lvlText w:val="%4."/>
      <w:lvlJc w:val="left"/>
      <w:pPr>
        <w:ind w:left="2505" w:hanging="360"/>
      </w:pPr>
      <w:rPr/>
    </w:lvl>
    <w:lvl w:ilvl="4">
      <w:start w:val="1"/>
      <w:numFmt w:val="lowerLetter"/>
      <w:lvlText w:val="%5."/>
      <w:lvlJc w:val="left"/>
      <w:pPr>
        <w:ind w:left="3225" w:hanging="360"/>
      </w:pPr>
      <w:rPr/>
    </w:lvl>
    <w:lvl w:ilvl="5">
      <w:start w:val="1"/>
      <w:numFmt w:val="lowerRoman"/>
      <w:lvlText w:val="%6."/>
      <w:lvlJc w:val="right"/>
      <w:pPr>
        <w:ind w:left="3945" w:hanging="180"/>
      </w:pPr>
      <w:rPr/>
    </w:lvl>
    <w:lvl w:ilvl="6">
      <w:start w:val="1"/>
      <w:numFmt w:val="decimal"/>
      <w:lvlText w:val="%7."/>
      <w:lvlJc w:val="left"/>
      <w:pPr>
        <w:ind w:left="4665" w:hanging="360"/>
      </w:pPr>
      <w:rPr/>
    </w:lvl>
    <w:lvl w:ilvl="7">
      <w:start w:val="1"/>
      <w:numFmt w:val="lowerLetter"/>
      <w:lvlText w:val="%8."/>
      <w:lvlJc w:val="left"/>
      <w:pPr>
        <w:ind w:left="5385" w:hanging="360"/>
      </w:pPr>
      <w:rPr/>
    </w:lvl>
    <w:lvl w:ilvl="8">
      <w:start w:val="1"/>
      <w:numFmt w:val="lowerRoman"/>
      <w:lvlText w:val="%9."/>
      <w:lvlJc w:val="right"/>
      <w:pPr>
        <w:ind w:left="6105" w:hanging="18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⮚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19" w:before="0" w:line="259" w:lineRule="auto"/>
      <w:ind w:left="10" w:right="5869" w:hanging="10"/>
      <w:jc w:val="right"/>
    </w:pPr>
    <w:rPr>
      <w:rFonts w:ascii="Times New Roman" w:cs="Times New Roman" w:eastAsia="Times New Roman" w:hAnsi="Times New Roman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10" w:right="0" w:hanging="1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c00000"/>
      <w:sz w:val="36"/>
      <w:szCs w:val="36"/>
      <w:u w:val="singl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0" w:right="0" w:firstLine="0"/>
      <w:jc w:val="left"/>
    </w:pPr>
    <w:rPr>
      <w:rFonts w:ascii="Consolas" w:cs="Consolas" w:eastAsia="Consolas" w:hAnsi="Consolas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160" w:line="259" w:lineRule="auto"/>
    </w:pPr>
    <w:rPr>
      <w:rFonts w:ascii="Calibri" w:cs="Calibri" w:eastAsia="Calibri" w:hAnsi="Calibri"/>
      <w:color w:val="000000"/>
      <w:sz w:val="22"/>
      <w:szCs w:val="22"/>
    </w:rPr>
  </w:style>
  <w:style w:type="paragraph" w:styleId="Heading1">
    <w:name w:val="heading 1"/>
    <w:next w:val="Normal"/>
    <w:link w:val="Heading1Char"/>
    <w:uiPriority w:val="9"/>
    <w:qFormat w:val="1"/>
    <w:pPr>
      <w:keepNext w:val="1"/>
      <w:keepLines w:val="1"/>
      <w:spacing w:after="119" w:line="259" w:lineRule="auto"/>
      <w:ind w:left="10" w:right="5869" w:hanging="10"/>
      <w:jc w:val="right"/>
      <w:outlineLvl w:val="0"/>
    </w:pPr>
    <w:rPr>
      <w:rFonts w:ascii="Times New Roman" w:cs="Times New Roman" w:eastAsia="Times New Roman" w:hAnsi="Times New Roman"/>
      <w:color w:val="000000"/>
      <w:sz w:val="40"/>
      <w:szCs w:val="22"/>
    </w:rPr>
  </w:style>
  <w:style w:type="paragraph" w:styleId="Heading2">
    <w:name w:val="heading 2"/>
    <w:next w:val="Normal"/>
    <w:link w:val="Heading2Char"/>
    <w:uiPriority w:val="9"/>
    <w:unhideWhenUsed w:val="1"/>
    <w:qFormat w:val="1"/>
    <w:pPr>
      <w:keepNext w:val="1"/>
      <w:keepLines w:val="1"/>
      <w:spacing w:line="259" w:lineRule="auto"/>
      <w:ind w:left="10" w:hanging="10"/>
      <w:outlineLvl w:val="1"/>
    </w:pPr>
    <w:rPr>
      <w:rFonts w:ascii="Times New Roman" w:cs="Times New Roman" w:eastAsia="Times New Roman" w:hAnsi="Times New Roman"/>
      <w:b w:val="1"/>
      <w:color w:val="c00000"/>
      <w:sz w:val="36"/>
      <w:szCs w:val="22"/>
      <w:u w:color="c00000" w:val="single"/>
    </w:rPr>
  </w:style>
  <w:style w:type="paragraph" w:styleId="Heading3">
    <w:name w:val="heading 3"/>
    <w:next w:val="Normal"/>
    <w:link w:val="Heading3Char"/>
    <w:uiPriority w:val="9"/>
    <w:unhideWhenUsed w:val="1"/>
    <w:qFormat w:val="1"/>
    <w:pPr>
      <w:keepNext w:val="1"/>
      <w:keepLines w:val="1"/>
      <w:spacing w:line="259" w:lineRule="auto"/>
      <w:outlineLvl w:val="2"/>
    </w:pPr>
    <w:rPr>
      <w:rFonts w:ascii="Consolas" w:cs="Consolas" w:eastAsia="Consolas" w:hAnsi="Consolas"/>
      <w:color w:val="000000"/>
      <w:sz w:val="28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Footer">
    <w:name w:val="footer"/>
    <w:basedOn w:val="Normal"/>
    <w:link w:val="FooterChar"/>
    <w:uiPriority w:val="99"/>
    <w:unhideWhenUsed w:val="1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 w:val="1"/>
    <w:pPr>
      <w:tabs>
        <w:tab w:val="center" w:pos="4513"/>
        <w:tab w:val="right" w:pos="9026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 w:val="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color w:val="auto"/>
      <w:sz w:val="24"/>
      <w:szCs w:val="24"/>
      <w:lang w:bidi="ar-SA" w:eastAsia="en-IN" w:val="en-IN"/>
    </w:rPr>
  </w:style>
  <w:style w:type="character" w:styleId="Strong">
    <w:name w:val="Strong"/>
    <w:basedOn w:val="DefaultParagraphFont"/>
    <w:uiPriority w:val="22"/>
    <w:qFormat w:val="1"/>
    <w:rPr>
      <w:b w:val="1"/>
      <w:bCs w:val="1"/>
    </w:rPr>
  </w:style>
  <w:style w:type="table" w:styleId="TableGrid">
    <w:name w:val="Table Grid"/>
    <w:basedOn w:val="TableNormal"/>
    <w:uiPriority w:val="59"/>
    <w:rPr>
      <w:rFonts w:eastAsiaTheme="minorHAnsi"/>
      <w:lang w:bidi="ar-SA" w:eastAsia="en-US" w:val="en-IN"/>
    </w:r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character" w:styleId="Heading3Char" w:customStyle="1">
    <w:name w:val="Heading 3 Char"/>
    <w:link w:val="Heading3"/>
    <w:rPr>
      <w:rFonts w:ascii="Consolas" w:cs="Consolas" w:eastAsia="Consolas" w:hAnsi="Consolas"/>
      <w:color w:val="000000"/>
      <w:sz w:val="28"/>
    </w:rPr>
  </w:style>
  <w:style w:type="character" w:styleId="Heading1Char" w:customStyle="1">
    <w:name w:val="Heading 1 Char"/>
    <w:link w:val="Heading1"/>
    <w:rPr>
      <w:rFonts w:ascii="Times New Roman" w:cs="Times New Roman" w:eastAsia="Times New Roman" w:hAnsi="Times New Roman"/>
      <w:color w:val="000000"/>
      <w:sz w:val="40"/>
    </w:rPr>
  </w:style>
  <w:style w:type="character" w:styleId="Heading2Char" w:customStyle="1">
    <w:name w:val="Heading 2 Char"/>
    <w:link w:val="Heading2"/>
    <w:rPr>
      <w:rFonts w:ascii="Times New Roman" w:cs="Times New Roman" w:eastAsia="Times New Roman" w:hAnsi="Times New Roman"/>
      <w:b w:val="1"/>
      <w:color w:val="c00000"/>
      <w:sz w:val="36"/>
      <w:u w:color="c00000" w:val="single"/>
    </w:rPr>
  </w:style>
  <w:style w:type="table" w:styleId="TableGrid0" w:customStyle="1">
    <w:name w:val="TableGrid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IntenseEmphasis1" w:customStyle="1">
    <w:name w:val="Intense Emphasis1"/>
    <w:basedOn w:val="DefaultParagraphFont"/>
    <w:uiPriority w:val="21"/>
    <w:qFormat w:val="1"/>
    <w:rPr>
      <w:i w:val="1"/>
      <w:iCs w:val="1"/>
      <w:color w:val="4472c4" w:themeColor="accent1"/>
    </w:rPr>
  </w:style>
  <w:style w:type="paragraph" w:styleId="ListParagraph">
    <w:name w:val="List Paragraph"/>
    <w:basedOn w:val="Normal"/>
    <w:uiPriority w:val="34"/>
    <w:qFormat w:val="1"/>
    <w:pPr>
      <w:spacing w:after="200" w:line="276" w:lineRule="auto"/>
      <w:ind w:left="720"/>
      <w:contextualSpacing w:val="1"/>
    </w:pPr>
    <w:rPr>
      <w:rFonts w:asciiTheme="minorHAnsi" w:cstheme="minorBidi" w:eastAsiaTheme="minorHAnsi" w:hAnsiTheme="minorHAnsi"/>
      <w:color w:val="auto"/>
      <w:lang w:bidi="ar-SA" w:eastAsia="en-US" w:val="en-IN"/>
    </w:rPr>
  </w:style>
  <w:style w:type="paragraph" w:styleId="IntenseQuote">
    <w:name w:val="Intense Quote"/>
    <w:basedOn w:val="Normal"/>
    <w:next w:val="Normal"/>
    <w:link w:val="IntenseQuoteChar"/>
    <w:uiPriority w:val="99"/>
    <w:qFormat w:val="1"/>
    <w:pPr>
      <w:pBdr>
        <w:bottom w:color="4472c4" w:space="4" w:sz="4" w:themeColor="accent1" w:val="single"/>
      </w:pBdr>
      <w:spacing w:after="280" w:before="200" w:line="276" w:lineRule="auto"/>
      <w:ind w:left="936" w:right="936"/>
    </w:pPr>
    <w:rPr>
      <w:rFonts w:asciiTheme="minorHAnsi" w:cstheme="minorBidi" w:eastAsiaTheme="minorHAnsi" w:hAnsiTheme="minorHAnsi"/>
      <w:b w:val="1"/>
      <w:bCs w:val="1"/>
      <w:i w:val="1"/>
      <w:iCs w:val="1"/>
      <w:color w:val="4472c4" w:themeColor="accent1"/>
      <w:lang w:bidi="ar-SA" w:eastAsia="en-US" w:val="en-IN"/>
    </w:rPr>
  </w:style>
  <w:style w:type="character" w:styleId="IntenseQuoteChar" w:customStyle="1">
    <w:name w:val="Intense Quote Char"/>
    <w:basedOn w:val="DefaultParagraphFont"/>
    <w:link w:val="IntenseQuote"/>
    <w:uiPriority w:val="99"/>
    <w:rPr>
      <w:rFonts w:eastAsiaTheme="minorHAnsi"/>
      <w:b w:val="1"/>
      <w:bCs w:val="1"/>
      <w:i w:val="1"/>
      <w:iCs w:val="1"/>
      <w:color w:val="4472c4" w:themeColor="accent1"/>
      <w:lang w:bidi="ar-SA" w:eastAsia="en-US" w:val="en-IN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HeaderChar" w:customStyle="1">
    <w:name w:val="Header Char"/>
    <w:basedOn w:val="DefaultParagraphFont"/>
    <w:link w:val="Header"/>
    <w:uiPriority w:val="99"/>
    <w:rPr>
      <w:rFonts w:ascii="Calibri" w:cs="Calibri" w:eastAsia="Calibri" w:hAnsi="Calibri"/>
      <w:color w:val="000000"/>
    </w:rPr>
  </w:style>
  <w:style w:type="character" w:styleId="FooterChar" w:customStyle="1">
    <w:name w:val="Footer Char"/>
    <w:basedOn w:val="DefaultParagraphFont"/>
    <w:link w:val="Footer"/>
    <w:uiPriority w:val="99"/>
    <w:rPr>
      <w:rFonts w:ascii="Calibri" w:cs="Calibri" w:eastAsia="Calibri" w:hAnsi="Calibri"/>
      <w:color w:val="000000"/>
    </w:rPr>
  </w:style>
  <w:style w:type="table" w:styleId="LightList-Accent11" w:customStyle="1">
    <w:name w:val="Light List - Accent 11"/>
    <w:basedOn w:val="TableNormal"/>
    <w:rPr>
      <w:rFonts w:ascii="Times New Roman" w:cs="Times New Roman" w:eastAsia="Times New Roman" w:hAnsi="Times New Roman"/>
    </w:rPr>
    <w:tblPr>
      <w:tblBorders>
        <w:top w:color="4f81bd" w:space="0" w:sz="8" w:val="single"/>
        <w:left w:color="4f81bd" w:space="0" w:sz="8" w:val="single"/>
        <w:bottom w:color="4f81bd" w:space="0" w:sz="8" w:val="single"/>
        <w:right w:color="4f81bd" w:space="0" w:sz="8" w:val="single"/>
      </w:tblBorders>
    </w:tblPr>
    <w:tblStylePr w:type="firstRow">
      <w:rPr>
        <w:rFonts w:ascii="Times New Roman" w:cs="Times New Roman" w:hAnsi="Times New Roman" w:hint="default"/>
        <w:b w:val="1"/>
        <w:bCs w:val="1"/>
        <w:color w:val="ffffff"/>
      </w:rPr>
      <w:tblPr/>
      <w:tcPr>
        <w:shd w:color="auto" w:fill="4f81bd" w:val="clear"/>
      </w:tcPr>
    </w:tblStylePr>
    <w:tblStylePr w:type="lastRow">
      <w:rPr>
        <w:rFonts w:ascii="Times New Roman" w:cs="Times New Roman" w:hAnsi="Times New Roman" w:hint="default"/>
        <w:b w:val="1"/>
        <w:bCs w:val="1"/>
      </w:rPr>
      <w:tblPr/>
      <w:tcPr>
        <w:tcBorders>
          <w:top w:color="4f81bd" w:space="0" w:sz="2" w:val="doub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firstCol">
      <w:rPr>
        <w:rFonts w:ascii="Times New Roman" w:cs="Times New Roman" w:hAnsi="Times New Roman" w:hint="default"/>
        <w:b w:val="1"/>
        <w:bCs w:val="1"/>
      </w:rPr>
    </w:tblStylePr>
    <w:tblStylePr w:type="lastCol">
      <w:rPr>
        <w:rFonts w:ascii="Times New Roman" w:cs="Times New Roman" w:hAnsi="Times New Roman" w:hint="default"/>
        <w:b w:val="1"/>
        <w:bCs w:val="1"/>
      </w:rPr>
    </w:tblStylePr>
    <w:tblStylePr w:type="band1Vert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Horz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3.0" w:type="dxa"/>
        <w:left w:w="108.0" w:type="dxa"/>
        <w:bottom w:w="0.0" w:type="dxa"/>
        <w:right w:w="61.0" w:type="dxa"/>
      </w:tblCellMar>
    </w:tblPr>
  </w:style>
  <w:style w:type="table" w:styleId="Table2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Vert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firstCol">
      <w:rPr>
        <w:rFonts w:ascii="Times New Roman" w:cs="Times New Roman" w:eastAsia="Times New Roman" w:hAnsi="Times New Roman"/>
        <w:b w:val="1"/>
      </w:rPr>
    </w:tblStylePr>
    <w:tblStylePr w:type="firstRow">
      <w:rPr>
        <w:rFonts w:ascii="Times New Roman" w:cs="Times New Roman" w:eastAsia="Times New Roman" w:hAnsi="Times New Roman"/>
        <w:b w:val="1"/>
        <w:color w:val="ffffff"/>
      </w:rPr>
      <w:tcPr>
        <w:shd w:fill="4f81bd" w:val="clear"/>
      </w:tcPr>
    </w:tblStylePr>
    <w:tblStylePr w:type="lastCol">
      <w:rPr>
        <w:rFonts w:ascii="Times New Roman" w:cs="Times New Roman" w:eastAsia="Times New Roman" w:hAnsi="Times New Roman"/>
        <w:b w:val="1"/>
      </w:rPr>
    </w:tblStylePr>
    <w:tblStylePr w:type="lastRow">
      <w:rPr>
        <w:rFonts w:ascii="Times New Roman" w:cs="Times New Roman" w:eastAsia="Times New Roman" w:hAnsi="Times New Roman"/>
        <w:b w:val="1"/>
      </w:rPr>
      <w:tcPr>
        <w:tcBorders>
          <w:top w:color="4f81bd" w:space="0" w:sz="4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</w:style>
  <w:style w:type="table" w:styleId="Table13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Vert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firstCol">
      <w:rPr>
        <w:rFonts w:ascii="Times New Roman" w:cs="Times New Roman" w:eastAsia="Times New Roman" w:hAnsi="Times New Roman"/>
        <w:b w:val="1"/>
      </w:rPr>
    </w:tblStylePr>
    <w:tblStylePr w:type="firstRow">
      <w:rPr>
        <w:rFonts w:ascii="Times New Roman" w:cs="Times New Roman" w:eastAsia="Times New Roman" w:hAnsi="Times New Roman"/>
        <w:b w:val="1"/>
        <w:color w:val="ffffff"/>
      </w:rPr>
      <w:tcPr>
        <w:shd w:fill="4f81bd" w:val="clear"/>
      </w:tcPr>
    </w:tblStylePr>
    <w:tblStylePr w:type="lastCol">
      <w:rPr>
        <w:rFonts w:ascii="Times New Roman" w:cs="Times New Roman" w:eastAsia="Times New Roman" w:hAnsi="Times New Roman"/>
        <w:b w:val="1"/>
      </w:rPr>
    </w:tblStylePr>
    <w:tblStylePr w:type="lastRow">
      <w:rPr>
        <w:rFonts w:ascii="Times New Roman" w:cs="Times New Roman" w:eastAsia="Times New Roman" w:hAnsi="Times New Roman"/>
        <w:b w:val="1"/>
      </w:rPr>
      <w:tcPr>
        <w:tcBorders>
          <w:top w:color="4f81bd" w:space="0" w:sz="4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</w:style>
  <w:style w:type="table" w:styleId="Table14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Vert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firstCol">
      <w:rPr>
        <w:rFonts w:ascii="Times New Roman" w:cs="Times New Roman" w:eastAsia="Times New Roman" w:hAnsi="Times New Roman"/>
        <w:b w:val="1"/>
      </w:rPr>
    </w:tblStylePr>
    <w:tblStylePr w:type="firstRow">
      <w:rPr>
        <w:rFonts w:ascii="Times New Roman" w:cs="Times New Roman" w:eastAsia="Times New Roman" w:hAnsi="Times New Roman"/>
        <w:b w:val="1"/>
        <w:color w:val="ffffff"/>
      </w:rPr>
      <w:tcPr>
        <w:shd w:fill="4f81bd" w:val="clear"/>
      </w:tcPr>
    </w:tblStylePr>
    <w:tblStylePr w:type="lastCol">
      <w:rPr>
        <w:rFonts w:ascii="Times New Roman" w:cs="Times New Roman" w:eastAsia="Times New Roman" w:hAnsi="Times New Roman"/>
        <w:b w:val="1"/>
      </w:rPr>
    </w:tblStylePr>
    <w:tblStylePr w:type="lastRow">
      <w:rPr>
        <w:rFonts w:ascii="Times New Roman" w:cs="Times New Roman" w:eastAsia="Times New Roman" w:hAnsi="Times New Roman"/>
        <w:b w:val="1"/>
      </w:rPr>
      <w:tcPr>
        <w:tcBorders>
          <w:top w:color="4f81bd" w:space="0" w:sz="4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jpg"/><Relationship Id="rId42" Type="http://schemas.openxmlformats.org/officeDocument/2006/relationships/image" Target="media/image47.jpg"/><Relationship Id="rId41" Type="http://schemas.openxmlformats.org/officeDocument/2006/relationships/image" Target="media/image42.jpg"/><Relationship Id="rId44" Type="http://schemas.openxmlformats.org/officeDocument/2006/relationships/image" Target="media/image51.jpg"/><Relationship Id="rId43" Type="http://schemas.openxmlformats.org/officeDocument/2006/relationships/image" Target="media/image43.jpg"/><Relationship Id="rId46" Type="http://schemas.openxmlformats.org/officeDocument/2006/relationships/image" Target="media/image10.jpg"/><Relationship Id="rId45" Type="http://schemas.openxmlformats.org/officeDocument/2006/relationships/image" Target="media/image4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0.png"/><Relationship Id="rId48" Type="http://schemas.openxmlformats.org/officeDocument/2006/relationships/image" Target="media/image18.jpg"/><Relationship Id="rId47" Type="http://schemas.openxmlformats.org/officeDocument/2006/relationships/image" Target="media/image9.jpg"/><Relationship Id="rId49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3.jpg"/><Relationship Id="rId8" Type="http://schemas.openxmlformats.org/officeDocument/2006/relationships/image" Target="media/image27.jpg"/><Relationship Id="rId31" Type="http://schemas.openxmlformats.org/officeDocument/2006/relationships/footer" Target="footer11.xml"/><Relationship Id="rId30" Type="http://schemas.openxmlformats.org/officeDocument/2006/relationships/header" Target="header9.xml"/><Relationship Id="rId33" Type="http://schemas.openxmlformats.org/officeDocument/2006/relationships/footer" Target="footer9.xml"/><Relationship Id="rId32" Type="http://schemas.openxmlformats.org/officeDocument/2006/relationships/footer" Target="footer7.xml"/><Relationship Id="rId35" Type="http://schemas.openxmlformats.org/officeDocument/2006/relationships/image" Target="media/image46.jpg"/><Relationship Id="rId34" Type="http://schemas.openxmlformats.org/officeDocument/2006/relationships/image" Target="media/image40.jpg"/><Relationship Id="rId37" Type="http://schemas.openxmlformats.org/officeDocument/2006/relationships/image" Target="media/image38.jpg"/><Relationship Id="rId36" Type="http://schemas.openxmlformats.org/officeDocument/2006/relationships/image" Target="media/image35.jpg"/><Relationship Id="rId39" Type="http://schemas.openxmlformats.org/officeDocument/2006/relationships/image" Target="media/image39.jpg"/><Relationship Id="rId38" Type="http://schemas.openxmlformats.org/officeDocument/2006/relationships/image" Target="media/image48.jpg"/><Relationship Id="rId62" Type="http://schemas.openxmlformats.org/officeDocument/2006/relationships/header" Target="header11.xml"/><Relationship Id="rId61" Type="http://schemas.openxmlformats.org/officeDocument/2006/relationships/header" Target="header2.xml"/><Relationship Id="rId20" Type="http://schemas.openxmlformats.org/officeDocument/2006/relationships/header" Target="header7.xml"/><Relationship Id="rId64" Type="http://schemas.openxmlformats.org/officeDocument/2006/relationships/footer" Target="footer5.xml"/><Relationship Id="rId63" Type="http://schemas.openxmlformats.org/officeDocument/2006/relationships/footer" Target="footer4.xml"/><Relationship Id="rId22" Type="http://schemas.openxmlformats.org/officeDocument/2006/relationships/header" Target="header8.xml"/><Relationship Id="rId21" Type="http://schemas.openxmlformats.org/officeDocument/2006/relationships/header" Target="header10.xml"/><Relationship Id="rId65" Type="http://schemas.openxmlformats.org/officeDocument/2006/relationships/footer" Target="footer1.xml"/><Relationship Id="rId24" Type="http://schemas.openxmlformats.org/officeDocument/2006/relationships/footer" Target="footer8.xml"/><Relationship Id="rId23" Type="http://schemas.openxmlformats.org/officeDocument/2006/relationships/footer" Target="footer10.xml"/><Relationship Id="rId60" Type="http://schemas.openxmlformats.org/officeDocument/2006/relationships/header" Target="header1.xml"/><Relationship Id="rId26" Type="http://schemas.openxmlformats.org/officeDocument/2006/relationships/image" Target="media/image24.png"/><Relationship Id="rId25" Type="http://schemas.openxmlformats.org/officeDocument/2006/relationships/footer" Target="footer6.xml"/><Relationship Id="rId28" Type="http://schemas.openxmlformats.org/officeDocument/2006/relationships/header" Target="header5.xml"/><Relationship Id="rId27" Type="http://schemas.openxmlformats.org/officeDocument/2006/relationships/image" Target="media/image37.jpg"/><Relationship Id="rId29" Type="http://schemas.openxmlformats.org/officeDocument/2006/relationships/header" Target="header6.xml"/><Relationship Id="rId51" Type="http://schemas.openxmlformats.org/officeDocument/2006/relationships/image" Target="media/image17.jpg"/><Relationship Id="rId50" Type="http://schemas.openxmlformats.org/officeDocument/2006/relationships/image" Target="media/image29.jpg"/><Relationship Id="rId53" Type="http://schemas.openxmlformats.org/officeDocument/2006/relationships/image" Target="media/image25.jpg"/><Relationship Id="rId52" Type="http://schemas.openxmlformats.org/officeDocument/2006/relationships/image" Target="media/image26.jpg"/><Relationship Id="rId11" Type="http://schemas.openxmlformats.org/officeDocument/2006/relationships/image" Target="media/image28.png"/><Relationship Id="rId55" Type="http://schemas.openxmlformats.org/officeDocument/2006/relationships/image" Target="media/image16.jpg"/><Relationship Id="rId10" Type="http://schemas.openxmlformats.org/officeDocument/2006/relationships/image" Target="media/image13.png"/><Relationship Id="rId54" Type="http://schemas.openxmlformats.org/officeDocument/2006/relationships/image" Target="media/image32.jpg"/><Relationship Id="rId13" Type="http://schemas.openxmlformats.org/officeDocument/2006/relationships/header" Target="header12.xml"/><Relationship Id="rId57" Type="http://schemas.openxmlformats.org/officeDocument/2006/relationships/image" Target="media/image1.jpg"/><Relationship Id="rId12" Type="http://schemas.openxmlformats.org/officeDocument/2006/relationships/header" Target="header3.xml"/><Relationship Id="rId56" Type="http://schemas.openxmlformats.org/officeDocument/2006/relationships/image" Target="media/image2.jpg"/><Relationship Id="rId15" Type="http://schemas.openxmlformats.org/officeDocument/2006/relationships/footer" Target="footer2.xml"/><Relationship Id="rId59" Type="http://schemas.openxmlformats.org/officeDocument/2006/relationships/image" Target="media/image6.jpg"/><Relationship Id="rId14" Type="http://schemas.openxmlformats.org/officeDocument/2006/relationships/header" Target="header4.xml"/><Relationship Id="rId58" Type="http://schemas.openxmlformats.org/officeDocument/2006/relationships/image" Target="media/image4.jpg"/><Relationship Id="rId17" Type="http://schemas.openxmlformats.org/officeDocument/2006/relationships/footer" Target="footer3.xml"/><Relationship Id="rId16" Type="http://schemas.openxmlformats.org/officeDocument/2006/relationships/footer" Target="footer12.xml"/><Relationship Id="rId19" Type="http://schemas.openxmlformats.org/officeDocument/2006/relationships/image" Target="media/image34.jpg"/><Relationship Id="rId18" Type="http://schemas.openxmlformats.org/officeDocument/2006/relationships/image" Target="media/image3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_rels/footer10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footer1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30.png"/></Relationships>
</file>

<file path=word/_rels/footer4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footer6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_rels/footer8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_rels/footer9.xml.rels><?xml version="1.0" encoding="UTF-8" standalone="yes"?><Relationships xmlns="http://schemas.openxmlformats.org/package/2006/relationships"><Relationship Id="rId1" Type="http://schemas.openxmlformats.org/officeDocument/2006/relationships/image" Target="media/image45.png"/></Relationships>
</file>

<file path=word/_rels/header10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/Relationships>
</file>

<file path=word/_rels/header5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_rels/header6.xml.rels><?xml version="1.0" encoding="UTF-8" standalone="yes"?><Relationships xmlns="http://schemas.openxmlformats.org/package/2006/relationships"><Relationship Id="rId1" Type="http://schemas.openxmlformats.org/officeDocument/2006/relationships/image" Target="media/image36.png"/><Relationship Id="rId2" Type="http://schemas.openxmlformats.org/officeDocument/2006/relationships/image" Target="media/image24.png"/></Relationships>
</file>

<file path=word/_rels/header7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_rels/header8.xml.rels><?xml version="1.0" encoding="UTF-8" standalone="yes"?><Relationships xmlns="http://schemas.openxmlformats.org/package/2006/relationships"><Relationship Id="rId1" Type="http://schemas.openxmlformats.org/officeDocument/2006/relationships/image" Target="media/image44.png"/></Relationships>
</file>

<file path=word/_rels/header9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6gGOrR5MY18hpZ0EHO6w9IV2+g==">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2021-01-15T09:45:00Z</dcterms:created>
  <dc:creator>Mohit Vasaniya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2057-11.2.0.9937</vt:lpwstr>
  </property>
</Properties>
</file>